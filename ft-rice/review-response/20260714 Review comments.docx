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3A823E">
      <w:pPr>
        <w:rPr>
          <w:ins w:id="0" w:author="傅帅" w:date="2026-07-22T12:31:27Z"/>
          <w:del w:id="1" w:author="杨东 [2]" w:date="2026-07-29T12:50:43Z"/>
          <w:rFonts w:ascii="Tahoma" w:hAnsi="Tahoma" w:cs="Tahoma"/>
          <w:color w:val="000000"/>
          <w:szCs w:val="21"/>
          <w:shd w:val="clear" w:color="auto" w:fill="FFFFFF"/>
        </w:rPr>
      </w:pPr>
      <w:del w:id="2" w:author="杨东 [2]" w:date="2026-07-29T12:50:43Z">
        <w:r>
          <w:rPr/>
          <w:fldChar w:fldCharType="begin">
            <w:fldData xml:space="preserve">ZQBKAHoAdABYAFEAdAB3AEgATQBXAFoAbgB0AGwAZAA3AFkANwBhAEEAbwBzAEYAWABEAG8AQgB4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==
</w:fldData>
          </w:fldChar>
        </w:r>
      </w:del>
      <w:del w:id="3" w:author="杨东 [2]" w:date="2026-07-29T12:50:43Z">
        <w:r>
          <w:rPr/>
          <w:delInstrText xml:space="preserve">ADDIN CNKISM.UserStyle</w:delInstrText>
        </w:r>
      </w:del>
      <w:del w:id="4" w:author="杨东 [2]" w:date="2026-07-29T12:50:43Z">
        <w:r>
          <w:rPr/>
          <w:fldChar w:fldCharType="separate"/>
        </w:r>
      </w:del>
      <w:del w:id="5" w:author="杨东 [2]" w:date="2026-07-29T12:50:43Z">
        <w:r>
          <w:rPr/>
          <w:fldChar w:fldCharType="end"/>
        </w:r>
      </w:del>
      <w:del w:id="6" w:author="杨东 [2]" w:date="2026-07-29T12:50:43Z">
        <w:r>
          <w:rPr>
            <w:rFonts w:ascii="Tahoma" w:hAnsi="Tahoma" w:cs="Tahoma"/>
            <w:color w:val="000000"/>
            <w:szCs w:val="21"/>
            <w:shd w:val="clear" w:color="auto" w:fill="FFFFFF"/>
          </w:rPr>
          <w:delText>MS ID#: MOLECULAR-PLANT-D-26-00675</w:delText>
        </w:r>
      </w:del>
      <w:del w:id="7" w:author="杨东 [2]" w:date="2026-07-29T12:50:43Z">
        <w:r>
          <w:rPr>
            <w:rFonts w:ascii="Tahoma" w:hAnsi="Tahoma" w:cs="Tahoma"/>
            <w:color w:val="000000"/>
            <w:szCs w:val="21"/>
          </w:rPr>
          <w:br w:type="textWrapping"/>
        </w:r>
      </w:del>
      <w:del w:id="8" w:author="杨东 [2]" w:date="2026-07-29T12:50:43Z">
        <w:r>
          <w:rPr>
            <w:rFonts w:ascii="Tahoma" w:hAnsi="Tahoma" w:cs="Tahoma"/>
            <w:color w:val="000000"/>
            <w:szCs w:val="21"/>
            <w:shd w:val="clear" w:color="auto" w:fill="FFFFFF"/>
          </w:rPr>
          <w:delText>Title: OneGenome-Rice (OGR): A genomic foundation model for rice</w:delText>
        </w:r>
      </w:del>
      <w:del w:id="9" w:author="杨东 [2]" w:date="2026-07-29T12:50:43Z">
        <w:r>
          <w:rPr>
            <w:rFonts w:ascii="Tahoma" w:hAnsi="Tahoma" w:cs="Tahoma"/>
            <w:color w:val="000000"/>
            <w:szCs w:val="21"/>
          </w:rPr>
          <w:br w:type="textWrapping"/>
        </w:r>
      </w:del>
      <w:del w:id="10" w:author="杨东 [2]" w:date="2026-07-29T12:50:43Z">
        <w:r>
          <w:rPr>
            <w:rFonts w:ascii="Tahoma" w:hAnsi="Tahoma" w:cs="Tahoma"/>
            <w:color w:val="000000"/>
            <w:szCs w:val="21"/>
            <w:shd w:val="clear" w:color="auto" w:fill="FFFFFF"/>
          </w:rPr>
          <w:delText>By: Bilian Qian; Chengwei Liang; Chao Qin; Chao Liu; Chunling Zhang; Chunyan Xu; Dongxu Li; Guirong Xue; Hang He; He Zhang; Huiying He; Duoyuan Chen; Jiwei Xu; Junyang Zhang; Jian Sun; Lianguang Shang; Jinling Jiang; Keke Xia; Liyuan Zhong; Lingling Chen; Longjiang Fan; Longqi Liu; Mumu Qin; Qian Li; Rui Huang; Shenjun Zhu; Shengwei Ma; Shiping Liu; Shiyu Zhang; Shuai Fu; Tong Wei; Xiaolong Xu; Xinye Jia; Xun Xu; Yi Jing; Yu Xu; Yutao Bian; Yinuo Zhao; Yunlong Xue; Yafei Guo; Zhan Xiao; Zhaorong Li; Zhefu Li; Zhen Yue; Ziqing Deng</w:delText>
        </w:r>
      </w:del>
      <w:del w:id="11" w:author="杨东 [2]" w:date="2026-07-29T12:50:43Z">
        <w:r>
          <w:rPr>
            <w:rFonts w:ascii="Tahoma" w:hAnsi="Tahoma" w:cs="Tahoma"/>
            <w:color w:val="000000"/>
            <w:szCs w:val="21"/>
          </w:rPr>
          <w:br w:type="textWrapping"/>
        </w:r>
      </w:del>
      <w:del w:id="12" w:author="杨东 [2]" w:date="2026-07-29T12:50:43Z">
        <w:r>
          <w:rPr>
            <w:rFonts w:ascii="Tahoma" w:hAnsi="Tahoma" w:cs="Tahoma"/>
            <w:color w:val="000000"/>
            <w:szCs w:val="21"/>
          </w:rPr>
          <w:br w:type="textWrapping"/>
        </w:r>
      </w:del>
      <w:del w:id="13" w:author="杨东 [2]" w:date="2026-07-29T12:50:43Z">
        <w:r>
          <w:rPr>
            <w:rFonts w:ascii="Tahoma" w:hAnsi="Tahoma" w:cs="Tahoma"/>
            <w:color w:val="000000"/>
            <w:szCs w:val="21"/>
            <w:shd w:val="clear" w:color="auto" w:fill="FFFFFF"/>
          </w:rPr>
          <w:delText>Dear Dr. Fu,</w:delText>
        </w:r>
      </w:del>
      <w:del w:id="14" w:author="杨东 [2]" w:date="2026-07-29T12:50:43Z">
        <w:r>
          <w:rPr>
            <w:rFonts w:ascii="Tahoma" w:hAnsi="Tahoma" w:cs="Tahoma"/>
            <w:color w:val="000000"/>
            <w:szCs w:val="21"/>
          </w:rPr>
          <w:br w:type="textWrapping"/>
        </w:r>
      </w:del>
      <w:del w:id="15" w:author="杨东 [2]" w:date="2026-07-29T12:50:43Z">
        <w:r>
          <w:rPr>
            <w:rFonts w:ascii="Tahoma" w:hAnsi="Tahoma" w:cs="Tahoma"/>
            <w:color w:val="000000"/>
            <w:szCs w:val="21"/>
            <w:shd w:val="clear" w:color="auto" w:fill="FFFFFF"/>
          </w:rPr>
          <w:delText>Thank you for submitting your manuscript to Molecular Plant (MP).</w:delText>
        </w:r>
      </w:del>
      <w:del w:id="16" w:author="杨东 [2]" w:date="2026-07-29T12:50:43Z">
        <w:r>
          <w:rPr>
            <w:rFonts w:ascii="Tahoma" w:hAnsi="Tahoma" w:cs="Tahoma"/>
            <w:color w:val="000000"/>
            <w:szCs w:val="21"/>
          </w:rPr>
          <w:br w:type="textWrapping"/>
        </w:r>
      </w:del>
      <w:del w:id="17" w:author="杨东 [2]" w:date="2026-07-29T12:50:43Z">
        <w:r>
          <w:rPr>
            <w:rFonts w:ascii="Tahoma" w:hAnsi="Tahoma" w:cs="Tahoma"/>
            <w:color w:val="000000"/>
            <w:szCs w:val="21"/>
          </w:rPr>
          <w:br w:type="textWrapping"/>
        </w:r>
      </w:del>
      <w:del w:id="18" w:author="杨东 [2]" w:date="2026-07-29T12:50:43Z">
        <w:r>
          <w:rPr>
            <w:rFonts w:ascii="Tahoma" w:hAnsi="Tahoma" w:cs="Tahoma"/>
            <w:color w:val="000000"/>
            <w:szCs w:val="21"/>
            <w:shd w:val="clear" w:color="auto" w:fill="FFFFFF"/>
          </w:rPr>
          <w:delText>Your manuscript has been evaluated by three reviewers, and their comments are enclosed below this letter. As you will see from their comments, although the reviewers appreciated that the presented OGR model is of potential interest, they raised quite a few critical concerns on its performance, application scope, and the rigor and fairness of the benchmarking comparisons, which should be carefully considered and adequately addressed before we can consider your manuscript further. Please note that, to seek for possible publication as a Resource Article in MP, merely acknowledging the current technical limitations would be insufficient. The work would require to be substantially strengthened through additional lines of evidence and/or optimization to establish the model’s performance advantages across a broad range of rice biology-related tasks, as well as more rigorous case studies to demonstrate its incredible applicability in revealing novel biological insights/mechanisms.</w:delText>
        </w:r>
      </w:del>
      <w:del w:id="19" w:author="杨东 [2]" w:date="2026-07-29T12:50:43Z">
        <w:r>
          <w:rPr>
            <w:rFonts w:ascii="Tahoma" w:hAnsi="Tahoma" w:cs="Tahoma"/>
            <w:color w:val="000000"/>
            <w:szCs w:val="21"/>
          </w:rPr>
          <w:br w:type="textWrapping"/>
        </w:r>
      </w:del>
      <w:del w:id="20" w:author="杨东 [2]" w:date="2026-07-29T12:50:43Z">
        <w:r>
          <w:rPr>
            <w:rFonts w:ascii="Tahoma" w:hAnsi="Tahoma" w:cs="Tahoma"/>
            <w:color w:val="000000"/>
            <w:szCs w:val="21"/>
            <w:shd w:val="clear" w:color="auto" w:fill="FFFFFF"/>
          </w:rPr>
          <w:delText>Please consider all the comments/suggestions made by the reviewers and editors, and we hope you will find their comments constructive and helpful as you revise your manuscript.</w:delText>
        </w:r>
      </w:del>
      <w:del w:id="21" w:author="杨东 [2]" w:date="2026-07-29T12:50:43Z">
        <w:r>
          <w:rPr>
            <w:rFonts w:ascii="Tahoma" w:hAnsi="Tahoma" w:cs="Tahoma"/>
            <w:color w:val="000000"/>
            <w:szCs w:val="21"/>
          </w:rPr>
          <w:br w:type="textWrapping"/>
        </w:r>
      </w:del>
      <w:del w:id="22" w:author="杨东 [2]" w:date="2026-07-29T12:50:43Z">
        <w:r>
          <w:rPr>
            <w:rFonts w:ascii="Tahoma" w:hAnsi="Tahoma" w:cs="Tahoma"/>
            <w:color w:val="000000"/>
            <w:szCs w:val="21"/>
          </w:rPr>
          <w:br w:type="textWrapping"/>
        </w:r>
      </w:del>
      <w:del w:id="23" w:author="杨东 [2]" w:date="2026-07-29T12:50:43Z">
        <w:r>
          <w:rPr>
            <w:rFonts w:ascii="Tahoma" w:hAnsi="Tahoma" w:cs="Tahoma"/>
            <w:color w:val="000000"/>
            <w:szCs w:val="21"/>
            <w:shd w:val="clear" w:color="auto" w:fill="FFFFFF"/>
          </w:rPr>
          <w:delText xml:space="preserve">Please log into www.editorialmanager.com/molecular-plant and click on "Submission Needing Revision" for submitting the revised manuscript. Please highlight/mark all text changes in the revised manuscript. We recommend that you submit a single PDF combining the text, figures/tables and supplemental information (files that cannot be </w:delText>
        </w:r>
      </w:del>
    </w:p>
    <w:p w14:paraId="30EF4EA5">
      <w:pPr>
        <w:rPr>
          <w:ins w:id="24" w:author="傅帅" w:date="2026-07-22T12:31:35Z"/>
          <w:del w:id="25" w:author="杨东 [2]" w:date="2026-07-29T12:50:43Z"/>
          <w:rFonts w:ascii="Tahoma" w:hAnsi="Tahoma" w:cs="Tahoma"/>
          <w:color w:val="000000"/>
          <w:szCs w:val="21"/>
          <w:shd w:val="clear" w:color="auto" w:fill="FFFFFF"/>
        </w:rPr>
      </w:pPr>
    </w:p>
    <w:p w14:paraId="3989C944">
      <w:pPr>
        <w:rPr>
          <w:del w:id="26" w:author="杨东 [2]" w:date="2026-07-29T12:50:43Z"/>
          <w:rFonts w:ascii="Tahoma" w:hAnsi="Tahoma" w:cs="Tahoma"/>
          <w:color w:val="000000"/>
          <w:szCs w:val="21"/>
          <w:shd w:val="clear" w:color="auto" w:fill="FFFFFF"/>
        </w:rPr>
      </w:pPr>
      <w:del w:id="27" w:author="杨东 [2]" w:date="2026-07-29T12:50:43Z">
        <w:r>
          <w:rPr>
            <w:rFonts w:ascii="Tahoma" w:hAnsi="Tahoma" w:cs="Tahoma"/>
            <w:color w:val="000000"/>
            <w:szCs w:val="21"/>
            <w:shd w:val="clear" w:color="auto" w:fill="FFFFFF"/>
          </w:rPr>
          <w:delText>included into the PDF, e.g. large datasets in Excel format, can be uploaded individually). A cover letter and a file with your point-by-point responses to the reviewers' and editor's comments should also be uploaded.</w:delText>
        </w:r>
      </w:del>
      <w:del w:id="28" w:author="杨东 [2]" w:date="2026-07-29T12:50:43Z">
        <w:r>
          <w:rPr>
            <w:rFonts w:ascii="Tahoma" w:hAnsi="Tahoma" w:cs="Tahoma"/>
            <w:color w:val="000000"/>
            <w:szCs w:val="21"/>
          </w:rPr>
          <w:br w:type="textWrapping"/>
        </w:r>
      </w:del>
      <w:del w:id="29" w:author="杨东 [2]" w:date="2026-07-29T12:50:43Z">
        <w:r>
          <w:rPr>
            <w:rFonts w:ascii="Tahoma" w:hAnsi="Tahoma" w:cs="Tahoma"/>
            <w:color w:val="000000"/>
            <w:szCs w:val="21"/>
          </w:rPr>
          <w:br w:type="textWrapping"/>
        </w:r>
      </w:del>
      <w:del w:id="30" w:author="杨东 [2]" w:date="2026-07-29T12:50:43Z">
        <w:r>
          <w:rPr>
            <w:rFonts w:ascii="Tahoma" w:hAnsi="Tahoma" w:cs="Tahoma"/>
            <w:color w:val="000000"/>
            <w:szCs w:val="21"/>
            <w:shd w:val="clear" w:color="auto" w:fill="FFFFFF"/>
          </w:rPr>
          <w:delText>We offer you three months to revise this manuscript. If you expect your revision will take more than three months, please contact the editorial office (staff-mplant@sibs.ac.cn) at least one week before the submission deadline to request a possible extension of revision time.</w:delText>
        </w:r>
      </w:del>
      <w:del w:id="31" w:author="杨东 [2]" w:date="2026-07-29T12:50:43Z">
        <w:r>
          <w:rPr>
            <w:rFonts w:ascii="Tahoma" w:hAnsi="Tahoma" w:cs="Tahoma"/>
            <w:color w:val="000000"/>
            <w:szCs w:val="21"/>
          </w:rPr>
          <w:br w:type="textWrapping"/>
        </w:r>
      </w:del>
      <w:del w:id="32" w:author="杨东 [2]" w:date="2026-07-29T12:50:43Z">
        <w:r>
          <w:rPr>
            <w:rFonts w:ascii="Tahoma" w:hAnsi="Tahoma" w:cs="Tahoma"/>
            <w:color w:val="000000"/>
            <w:szCs w:val="21"/>
          </w:rPr>
          <w:br w:type="textWrapping"/>
        </w:r>
      </w:del>
      <w:del w:id="33" w:author="杨东 [2]" w:date="2026-07-29T12:50:43Z">
        <w:r>
          <w:rPr>
            <w:rFonts w:ascii="Tahoma" w:hAnsi="Tahoma" w:cs="Tahoma"/>
            <w:color w:val="000000"/>
            <w:szCs w:val="21"/>
            <w:shd w:val="clear" w:color="auto" w:fill="FFFFFF"/>
          </w:rPr>
          <w:delText>We look forward to receiving your revised manuscript at our journal.</w:delText>
        </w:r>
      </w:del>
      <w:del w:id="34" w:author="杨东 [2]" w:date="2026-07-29T12:50:43Z">
        <w:r>
          <w:rPr>
            <w:rFonts w:ascii="Tahoma" w:hAnsi="Tahoma" w:cs="Tahoma"/>
            <w:color w:val="000000"/>
            <w:szCs w:val="21"/>
          </w:rPr>
          <w:br w:type="textWrapping"/>
        </w:r>
      </w:del>
      <w:del w:id="35" w:author="杨东 [2]" w:date="2026-07-29T12:50:43Z">
        <w:r>
          <w:rPr>
            <w:rFonts w:ascii="Tahoma" w:hAnsi="Tahoma" w:cs="Tahoma"/>
            <w:color w:val="000000"/>
            <w:szCs w:val="21"/>
          </w:rPr>
          <w:br w:type="textWrapping"/>
        </w:r>
      </w:del>
      <w:del w:id="36" w:author="杨东 [2]" w:date="2026-07-29T12:50:43Z">
        <w:r>
          <w:rPr>
            <w:rFonts w:ascii="Tahoma" w:hAnsi="Tahoma" w:cs="Tahoma"/>
            <w:color w:val="000000"/>
            <w:szCs w:val="21"/>
            <w:shd w:val="clear" w:color="auto" w:fill="FFFFFF"/>
          </w:rPr>
          <w:delText>Yours sincerely,</w:delText>
        </w:r>
      </w:del>
      <w:del w:id="37" w:author="杨东 [2]" w:date="2026-07-29T12:50:43Z">
        <w:r>
          <w:rPr>
            <w:rFonts w:ascii="Tahoma" w:hAnsi="Tahoma" w:cs="Tahoma"/>
            <w:color w:val="000000"/>
            <w:szCs w:val="21"/>
          </w:rPr>
          <w:br w:type="textWrapping"/>
        </w:r>
      </w:del>
      <w:del w:id="38" w:author="杨东 [2]" w:date="2026-07-29T12:50:43Z">
        <w:r>
          <w:rPr>
            <w:rFonts w:ascii="Tahoma" w:hAnsi="Tahoma" w:cs="Tahoma"/>
            <w:color w:val="000000"/>
            <w:szCs w:val="21"/>
          </w:rPr>
          <w:br w:type="textWrapping"/>
        </w:r>
      </w:del>
      <w:del w:id="39" w:author="杨东 [2]" w:date="2026-07-29T12:50:43Z">
        <w:r>
          <w:rPr>
            <w:rFonts w:ascii="Tahoma" w:hAnsi="Tahoma" w:cs="Tahoma"/>
            <w:color w:val="000000"/>
            <w:szCs w:val="21"/>
            <w:shd w:val="clear" w:color="auto" w:fill="FFFFFF"/>
          </w:rPr>
          <w:delText>Editorial team</w:delText>
        </w:r>
      </w:del>
      <w:del w:id="40" w:author="杨东 [2]" w:date="2026-07-29T12:50:43Z">
        <w:r>
          <w:rPr>
            <w:rFonts w:ascii="Tahoma" w:hAnsi="Tahoma" w:cs="Tahoma"/>
            <w:color w:val="000000"/>
            <w:szCs w:val="21"/>
          </w:rPr>
          <w:br w:type="textWrapping"/>
        </w:r>
      </w:del>
      <w:del w:id="41" w:author="杨东 [2]" w:date="2026-07-29T12:50:43Z">
        <w:r>
          <w:rPr>
            <w:rFonts w:ascii="Tahoma" w:hAnsi="Tahoma" w:cs="Tahoma"/>
            <w:color w:val="000000"/>
            <w:szCs w:val="21"/>
            <w:shd w:val="clear" w:color="auto" w:fill="FFFFFF"/>
          </w:rPr>
          <w:delText>Molecular Plant</w:delText>
        </w:r>
      </w:del>
      <w:del w:id="42" w:author="杨东 [2]" w:date="2026-07-29T12:50:43Z">
        <w:r>
          <w:rPr>
            <w:rFonts w:ascii="Tahoma" w:hAnsi="Tahoma" w:cs="Tahoma"/>
            <w:color w:val="000000"/>
            <w:szCs w:val="21"/>
          </w:rPr>
          <w:br w:type="textWrapping"/>
        </w:r>
      </w:del>
      <w:del w:id="43" w:author="杨东 [2]" w:date="2026-07-29T12:50:43Z">
        <w:r>
          <w:rPr>
            <w:rFonts w:ascii="Tahoma" w:hAnsi="Tahoma" w:cs="Tahoma"/>
            <w:color w:val="000000"/>
            <w:szCs w:val="21"/>
            <w:shd w:val="clear" w:color="auto" w:fill="FFFFFF"/>
          </w:rPr>
          <w:delText>www.cell.com/molecular-plant</w:delText>
        </w:r>
      </w:del>
      <w:del w:id="44" w:author="杨东 [2]" w:date="2026-07-29T12:50:43Z">
        <w:r>
          <w:rPr>
            <w:rFonts w:ascii="Tahoma" w:hAnsi="Tahoma" w:cs="Tahoma"/>
            <w:color w:val="000000"/>
            <w:szCs w:val="21"/>
          </w:rPr>
          <w:br w:type="textWrapping"/>
        </w:r>
      </w:del>
      <w:del w:id="45" w:author="杨东 [2]" w:date="2026-07-29T12:50:43Z">
        <w:r>
          <w:rPr>
            <w:rFonts w:ascii="Tahoma" w:hAnsi="Tahoma" w:cs="Tahoma"/>
            <w:color w:val="000000"/>
            <w:szCs w:val="21"/>
          </w:rPr>
          <w:br w:type="textWrapping"/>
        </w:r>
      </w:del>
      <w:del w:id="46" w:author="杨东 [2]" w:date="2026-07-29T12:50:43Z">
        <w:r>
          <w:rPr>
            <w:rFonts w:ascii="Tahoma" w:hAnsi="Tahoma" w:cs="Tahoma"/>
            <w:color w:val="000000"/>
            <w:szCs w:val="21"/>
            <w:shd w:val="clear" w:color="auto" w:fill="FFFFFF"/>
          </w:rPr>
          <w:delText>---------------------------</w:delText>
        </w:r>
      </w:del>
      <w:del w:id="47" w:author="杨东 [2]" w:date="2026-07-29T12:50:43Z">
        <w:r>
          <w:rPr>
            <w:rFonts w:ascii="Tahoma" w:hAnsi="Tahoma" w:cs="Tahoma"/>
            <w:color w:val="000000"/>
            <w:szCs w:val="21"/>
          </w:rPr>
          <w:br w:type="textWrapping"/>
        </w:r>
      </w:del>
      <w:del w:id="48" w:author="杨东 [2]" w:date="2026-07-29T12:50:43Z">
        <w:r>
          <w:rPr>
            <w:rFonts w:ascii="Tahoma" w:hAnsi="Tahoma" w:cs="Tahoma"/>
            <w:color w:val="000000"/>
            <w:szCs w:val="21"/>
            <w:shd w:val="clear" w:color="auto" w:fill="FFFFFF"/>
          </w:rPr>
          <w:delText>Reviewers' comments:</w:delText>
        </w:r>
      </w:del>
      <w:del w:id="49" w:author="杨东 [2]" w:date="2026-07-29T12:50:43Z">
        <w:r>
          <w:rPr>
            <w:rFonts w:ascii="Tahoma" w:hAnsi="Tahoma" w:cs="Tahoma"/>
            <w:color w:val="000000"/>
            <w:szCs w:val="21"/>
          </w:rPr>
          <w:br w:type="textWrapping"/>
        </w:r>
      </w:del>
      <w:del w:id="50" w:author="杨东 [2]" w:date="2026-07-29T12:50:43Z">
        <w:r>
          <w:rPr>
            <w:rFonts w:ascii="Tahoma" w:hAnsi="Tahoma" w:cs="Tahoma"/>
            <w:color w:val="000000"/>
            <w:szCs w:val="21"/>
          </w:rPr>
          <w:br w:type="textWrapping"/>
        </w:r>
      </w:del>
      <w:del w:id="51" w:author="杨东 [2]" w:date="2026-07-29T12:50:43Z">
        <w:r>
          <w:rPr>
            <w:rFonts w:ascii="Tahoma" w:hAnsi="Tahoma" w:cs="Tahoma"/>
            <w:color w:val="000000"/>
            <w:szCs w:val="21"/>
          </w:rPr>
          <w:br w:type="textWrapping"/>
        </w:r>
      </w:del>
      <w:del w:id="52" w:author="杨东 [2]" w:date="2026-07-29T12:50:43Z">
        <w:r>
          <w:rPr>
            <w:rFonts w:ascii="Tahoma" w:hAnsi="Tahoma" w:cs="Tahoma"/>
            <w:color w:val="000000"/>
            <w:szCs w:val="21"/>
            <w:shd w:val="clear" w:color="auto" w:fill="FFFFFF"/>
          </w:rPr>
          <w:delText>Reviewer #1: The manuscript tried to develop model for rice genomic info.  The methodology, results and discussion is well written. </w:delText>
        </w:r>
      </w:del>
      <w:del w:id="53" w:author="杨东 [2]" w:date="2026-07-29T12:50:43Z">
        <w:r>
          <w:rPr>
            <w:rFonts w:ascii="Tahoma" w:hAnsi="Tahoma" w:cs="Tahoma"/>
            <w:color w:val="000000"/>
            <w:szCs w:val="21"/>
          </w:rPr>
          <w:br w:type="textWrapping"/>
        </w:r>
      </w:del>
      <w:del w:id="54" w:author="杨东 [2]" w:date="2026-07-29T12:50:43Z">
        <w:r>
          <w:rPr>
            <w:rFonts w:ascii="Tahoma" w:hAnsi="Tahoma" w:cs="Tahoma"/>
            <w:color w:val="000000"/>
            <w:szCs w:val="21"/>
            <w:shd w:val="clear" w:color="auto" w:fill="FFFFFF"/>
          </w:rPr>
          <w:delText>Minor, for actual use of this model for QTLs for eg. yield and biomass, not major one which is simply determined by single gene, the GxE interaction is very important. For that, how to manage the GxE.  You should discuss about this related references are below</w:delText>
        </w:r>
      </w:del>
    </w:p>
    <w:p w14:paraId="05814CBA">
      <w:pPr>
        <w:rPr>
          <w:del w:id="55" w:author="杨东 [2]" w:date="2026-07-29T12:50:43Z"/>
          <w:rFonts w:hint="default" w:ascii="Tahoma" w:hAnsi="Tahoma" w:cs="Tahoma" w:eastAsiaTheme="minorEastAsia"/>
          <w:color w:val="000000"/>
          <w:szCs w:val="21"/>
          <w:shd w:val="clear" w:color="auto" w:fill="FFFFFF"/>
          <w:lang w:val="en-US" w:eastAsia="zh-CN"/>
        </w:rPr>
      </w:pPr>
      <w:del w:id="56" w:author="杨东 [2]" w:date="2026-07-29T12:50:43Z">
        <w:r>
          <w:rPr>
            <w:rFonts w:hint="eastAsia" w:ascii="Tahoma" w:hAnsi="Tahoma" w:cs="Tahoma"/>
            <w:color w:val="000000"/>
            <w:szCs w:val="21"/>
            <w:highlight w:val="green"/>
            <w:shd w:val="clear" w:color="auto" w:fill="FFFFFF"/>
            <w:lang w:val="en-US" w:eastAsia="zh-CN"/>
          </w:rPr>
          <w:delText>傅帅-樊老师</w:delText>
        </w:r>
      </w:del>
      <w:del w:id="57" w:author="杨东 [2]" w:date="2026-07-29T12:50:43Z">
        <w:r>
          <w:rPr>
            <w:rFonts w:hint="eastAsia" w:ascii="Tahoma" w:hAnsi="Tahoma" w:cs="Tahoma"/>
            <w:color w:val="0000FF"/>
            <w:kern w:val="2"/>
            <w:sz w:val="21"/>
            <w:szCs w:val="21"/>
            <w:shd w:val="clear" w:color="auto" w:fill="FFFFFF"/>
            <w:lang w:val="en-US" w:eastAsia="zh-CN" w:bidi="ar-SA"/>
          </w:rPr>
          <w:delText>--添加讨论</w:delText>
        </w:r>
      </w:del>
    </w:p>
    <w:p w14:paraId="4E822C35">
      <w:pPr>
        <w:jc w:val="both"/>
        <w:rPr>
          <w:del w:id="58" w:author="杨东 [2]" w:date="2026-07-29T12:50:43Z"/>
          <w:rFonts w:hint="eastAsia" w:ascii="Tahoma" w:hAnsi="Tahoma" w:cs="Tahoma"/>
          <w:color w:val="0000FF"/>
          <w:szCs w:val="21"/>
          <w:lang w:val="en-US" w:eastAsia="zh-CN"/>
        </w:rPr>
      </w:pPr>
      <w:del w:id="59" w:author="杨东 [2]" w:date="2026-07-29T12:50:43Z">
        <w:r>
          <w:rPr>
            <w:rFonts w:hint="eastAsia" w:ascii="Tahoma" w:hAnsi="Tahoma" w:cs="Tahoma"/>
            <w:color w:val="0000FF"/>
            <w:szCs w:val="21"/>
            <w:lang w:val="en-US" w:eastAsia="zh-CN"/>
          </w:rPr>
          <w:delText>Response:</w:delText>
        </w:r>
      </w:del>
    </w:p>
    <w:p w14:paraId="40FBA28B">
      <w:pPr>
        <w:rPr>
          <w:del w:id="60" w:author="杨东 [2]" w:date="2026-07-29T12:50:43Z"/>
          <w:rFonts w:ascii="Tahoma" w:hAnsi="Tahoma" w:cs="Tahoma"/>
          <w:color w:val="000000"/>
          <w:szCs w:val="21"/>
          <w:shd w:val="clear" w:color="auto" w:fill="FFFFFF"/>
        </w:rPr>
      </w:pPr>
      <w:del w:id="61" w:author="杨东 [2]" w:date="2026-07-29T12:50:43Z">
        <w:r>
          <w:rPr>
            <w:rFonts w:ascii="Tahoma" w:hAnsi="Tahoma" w:cs="Tahoma" w:eastAsiaTheme="minorEastAsia"/>
            <w:color w:val="0000FF"/>
            <w:kern w:val="2"/>
            <w:sz w:val="21"/>
            <w:szCs w:val="21"/>
            <w:shd w:val="clear" w:color="auto" w:fill="FFFFFF"/>
            <w:lang w:val="en-US" w:eastAsia="zh-CN" w:bidi="ar-SA"/>
          </w:rPr>
          <w:delText xml:space="preserve">We </w:delText>
        </w:r>
      </w:del>
      <w:del w:id="62" w:author="杨东 [2]" w:date="2026-07-29T12:50:43Z">
        <w:r>
          <w:rPr>
            <w:rFonts w:hint="eastAsia" w:ascii="Tahoma" w:hAnsi="Tahoma" w:cs="Tahoma"/>
            <w:color w:val="0000FF"/>
            <w:kern w:val="2"/>
            <w:sz w:val="21"/>
            <w:szCs w:val="21"/>
            <w:shd w:val="clear" w:color="auto" w:fill="FFFFFF"/>
            <w:lang w:val="en-US" w:eastAsia="zh-CN" w:bidi="ar-SA"/>
          </w:rPr>
          <w:delText xml:space="preserve">have added the discussion </w:delText>
        </w:r>
      </w:del>
      <w:del w:id="63" w:author="杨东 [2]" w:date="2026-07-29T12:50:43Z">
        <w:r>
          <w:rPr>
            <w:rFonts w:ascii="Tahoma" w:hAnsi="Tahoma" w:cs="Tahoma" w:eastAsiaTheme="minorEastAsia"/>
            <w:color w:val="0000FF"/>
            <w:kern w:val="2"/>
            <w:sz w:val="21"/>
            <w:szCs w:val="21"/>
            <w:shd w:val="clear" w:color="auto" w:fill="FFFFFF"/>
            <w:lang w:val="en-US" w:eastAsia="zh-CN" w:bidi="ar-SA"/>
          </w:rPr>
          <w:delText>that</w:delText>
        </w:r>
      </w:del>
      <w:del w:id="64" w:author="杨东 [2]" w:date="2026-07-29T12:50:43Z">
        <w:r>
          <w:rPr>
            <w:rFonts w:hint="eastAsia" w:ascii="Tahoma" w:hAnsi="Tahoma" w:cs="Tahoma"/>
            <w:color w:val="0000FF"/>
            <w:kern w:val="2"/>
            <w:sz w:val="21"/>
            <w:szCs w:val="21"/>
            <w:shd w:val="clear" w:color="auto" w:fill="FFFFFF"/>
            <w:lang w:val="en-US" w:eastAsia="zh-CN" w:bidi="ar-SA"/>
          </w:rPr>
          <w:delText>---添加讨论</w:delText>
        </w:r>
      </w:del>
      <w:del w:id="65" w:author="杨东 [2]" w:date="2026-07-29T12:50:43Z">
        <w:r>
          <w:rPr>
            <w:rFonts w:ascii="Tahoma" w:hAnsi="Tahoma" w:cs="Tahoma"/>
            <w:color w:val="000000"/>
            <w:szCs w:val="21"/>
          </w:rPr>
          <w:br w:type="textWrapping"/>
        </w:r>
      </w:del>
      <w:del w:id="66" w:author="杨东 [2]" w:date="2026-07-29T12:50:43Z">
        <w:r>
          <w:rPr>
            <w:rFonts w:ascii="Tahoma" w:hAnsi="Tahoma" w:cs="Tahoma"/>
            <w:color w:val="000000"/>
            <w:szCs w:val="21"/>
          </w:rPr>
          <w:br w:type="textWrapping"/>
        </w:r>
      </w:del>
      <w:del w:id="67" w:author="杨东 [2]" w:date="2026-07-29T12:50:43Z">
        <w:r>
          <w:rPr>
            <w:rFonts w:ascii="Tahoma" w:hAnsi="Tahoma" w:cs="Tahoma"/>
            <w:color w:val="000000"/>
            <w:szCs w:val="21"/>
          </w:rPr>
          <w:br w:type="textWrapping"/>
        </w:r>
      </w:del>
      <w:del w:id="68" w:author="杨东 [2]" w:date="2026-07-29T12:50:43Z">
        <w:r>
          <w:rPr>
            <w:rFonts w:ascii="Tahoma" w:hAnsi="Tahoma" w:cs="Tahoma"/>
            <w:color w:val="000000"/>
            <w:szCs w:val="21"/>
            <w:shd w:val="clear" w:color="auto" w:fill="FFFFFF"/>
          </w:rPr>
          <w:delText>Upcycling rice yield trial data using a weather driven crop growth model. Communications Biology volume 6, Article number: 764 (2023)</w:delText>
        </w:r>
      </w:del>
      <w:del w:id="69" w:author="杨东 [2]" w:date="2026-07-29T12:50:43Z">
        <w:r>
          <w:rPr>
            <w:rFonts w:ascii="Tahoma" w:hAnsi="Tahoma" w:cs="Tahoma"/>
            <w:color w:val="000000"/>
            <w:szCs w:val="21"/>
          </w:rPr>
          <w:br w:type="textWrapping"/>
        </w:r>
      </w:del>
      <w:del w:id="70" w:author="杨东 [2]" w:date="2026-07-29T12:50:43Z">
        <w:r>
          <w:rPr>
            <w:rFonts w:ascii="Tahoma" w:hAnsi="Tahoma" w:cs="Tahoma"/>
            <w:color w:val="000000"/>
            <w:szCs w:val="21"/>
          </w:rPr>
          <w:br w:type="textWrapping"/>
        </w:r>
      </w:del>
      <w:del w:id="71" w:author="杨东 [2]" w:date="2026-07-29T12:50:43Z">
        <w:r>
          <w:rPr>
            <w:rFonts w:ascii="Tahoma" w:hAnsi="Tahoma" w:cs="Tahoma"/>
            <w:color w:val="000000"/>
            <w:szCs w:val="21"/>
            <w:shd w:val="clear" w:color="auto" w:fill="FFFFFF"/>
          </w:rPr>
          <w:delText>de los Campos et al. A data-driven simulation platform to predict cultivars' performances under uncertain weather conditions. Nat. Commun. 11, 4876 (2020).</w:delText>
        </w:r>
      </w:del>
      <w:del w:id="72" w:author="杨东 [2]" w:date="2026-07-29T12:50:43Z">
        <w:r>
          <w:rPr>
            <w:rFonts w:ascii="Tahoma" w:hAnsi="Tahoma" w:cs="Tahoma"/>
            <w:color w:val="000000"/>
            <w:szCs w:val="21"/>
          </w:rPr>
          <w:br w:type="textWrapping"/>
        </w:r>
      </w:del>
      <w:del w:id="73" w:author="杨东 [2]" w:date="2026-07-29T12:50:43Z">
        <w:r>
          <w:rPr>
            <w:rFonts w:ascii="Tahoma" w:hAnsi="Tahoma" w:cs="Tahoma"/>
            <w:color w:val="000000"/>
            <w:szCs w:val="21"/>
          </w:rPr>
          <w:br w:type="textWrapping"/>
        </w:r>
      </w:del>
      <w:del w:id="74" w:author="杨东 [2]" w:date="2026-07-29T12:50:43Z">
        <w:r>
          <w:rPr>
            <w:rFonts w:ascii="Tahoma" w:hAnsi="Tahoma" w:cs="Tahoma"/>
            <w:color w:val="000000"/>
            <w:szCs w:val="21"/>
            <w:shd w:val="clear" w:color="auto" w:fill="FFFFFF"/>
          </w:rPr>
          <w:delText>Robert, P., Le Gouis, J., Consortium T. B. &amp; Rincent, R. Combining crop growth modeling with trait-assisted prediction improved the prediction of genotype by environment Interactions. Front. Plant Sci. 11, </w:delText>
        </w:r>
      </w:del>
      <w:del w:id="75" w:author="杨东 [2]" w:date="2026-07-29T12:50:43Z">
        <w:r>
          <w:rPr/>
          <w:fldChar w:fldCharType="begin"/>
        </w:r>
      </w:del>
      <w:del w:id="76" w:author="杨东 [2]" w:date="2026-07-29T12:50:43Z">
        <w:r>
          <w:rPr/>
          <w:delInstrText xml:space="preserve"> HYPERLINK "https://doi.org/10.3389/fpls.2020.00827" \t "_blank" </w:delInstrText>
        </w:r>
      </w:del>
      <w:del w:id="77" w:author="杨东 [2]" w:date="2026-07-29T12:50:43Z">
        <w:r>
          <w:rPr/>
          <w:fldChar w:fldCharType="separate"/>
        </w:r>
      </w:del>
      <w:del w:id="78" w:author="杨东 [2]" w:date="2026-07-29T12:50:43Z">
        <w:r>
          <w:rPr>
            <w:rStyle w:val="6"/>
            <w:rFonts w:ascii="Tahoma" w:hAnsi="Tahoma" w:cs="Tahoma"/>
            <w:szCs w:val="21"/>
            <w:shd w:val="clear" w:color="auto" w:fill="FFFFFF"/>
          </w:rPr>
          <w:delText>https://doi.org/10.3389/fpls.2020.00827</w:delText>
        </w:r>
      </w:del>
      <w:del w:id="79" w:author="杨东 [2]" w:date="2026-07-29T12:50:43Z">
        <w:r>
          <w:rPr>
            <w:rStyle w:val="6"/>
            <w:rFonts w:ascii="Tahoma" w:hAnsi="Tahoma" w:cs="Tahoma"/>
            <w:szCs w:val="21"/>
            <w:shd w:val="clear" w:color="auto" w:fill="FFFFFF"/>
          </w:rPr>
          <w:fldChar w:fldCharType="end"/>
        </w:r>
      </w:del>
      <w:del w:id="80" w:author="杨东 [2]" w:date="2026-07-29T12:50:43Z">
        <w:r>
          <w:rPr>
            <w:rFonts w:ascii="Tahoma" w:hAnsi="Tahoma" w:cs="Tahoma"/>
            <w:color w:val="000000"/>
            <w:szCs w:val="21"/>
            <w:shd w:val="clear" w:color="auto" w:fill="FFFFFF"/>
          </w:rPr>
          <w:delText> (2020).</w:delText>
        </w:r>
      </w:del>
      <w:del w:id="81" w:author="杨东 [2]" w:date="2026-07-29T12:50:43Z">
        <w:r>
          <w:rPr>
            <w:rFonts w:ascii="Tahoma" w:hAnsi="Tahoma" w:cs="Tahoma"/>
            <w:color w:val="000000"/>
            <w:szCs w:val="21"/>
          </w:rPr>
          <w:br w:type="textWrapping"/>
        </w:r>
      </w:del>
      <w:del w:id="82" w:author="杨东 [2]" w:date="2026-07-29T12:50:43Z">
        <w:r>
          <w:rPr>
            <w:rFonts w:ascii="Tahoma" w:hAnsi="Tahoma" w:cs="Tahoma"/>
            <w:color w:val="000000"/>
            <w:szCs w:val="21"/>
          </w:rPr>
          <w:br w:type="textWrapping"/>
        </w:r>
      </w:del>
      <w:del w:id="83" w:author="杨东 [2]" w:date="2026-07-29T12:50:43Z">
        <w:r>
          <w:rPr>
            <w:rFonts w:ascii="Tahoma" w:hAnsi="Tahoma" w:cs="Tahoma"/>
            <w:color w:val="000000"/>
            <w:szCs w:val="21"/>
            <w:shd w:val="clear" w:color="auto" w:fill="FFFFFF"/>
          </w:rPr>
          <w:delText>Technow, F., Messina, C. D., Totir, L. R. &amp; Cooper, M. Integrating crop growth models with whole genome prediction through approximate bayesian computation. PLoS One 10, e0130855 (2015).</w:delText>
        </w:r>
      </w:del>
      <w:del w:id="84" w:author="杨东 [2]" w:date="2026-07-29T12:50:43Z">
        <w:r>
          <w:rPr>
            <w:rFonts w:ascii="Tahoma" w:hAnsi="Tahoma" w:cs="Tahoma"/>
            <w:color w:val="000000"/>
            <w:szCs w:val="21"/>
          </w:rPr>
          <w:br w:type="textWrapping"/>
        </w:r>
      </w:del>
      <w:del w:id="85" w:author="杨东 [2]" w:date="2026-07-29T12:50:43Z">
        <w:r>
          <w:rPr>
            <w:rFonts w:ascii="Tahoma" w:hAnsi="Tahoma" w:cs="Tahoma"/>
            <w:color w:val="000000"/>
            <w:szCs w:val="21"/>
          </w:rPr>
          <w:br w:type="textWrapping"/>
        </w:r>
      </w:del>
      <w:del w:id="86" w:author="杨东 [2]" w:date="2026-07-29T12:50:43Z">
        <w:r>
          <w:rPr>
            <w:rFonts w:ascii="Tahoma" w:hAnsi="Tahoma" w:cs="Tahoma"/>
            <w:color w:val="000000"/>
            <w:szCs w:val="21"/>
            <w:shd w:val="clear" w:color="auto" w:fill="FFFFFF"/>
          </w:rPr>
          <w:delText>Chapman, S., Cooper, M., Podlich, D. &amp; Hammer, G. Evaluating plant breeding strategies by simulating gene action and dryland environment effects. Agron. J. 95, 99-113 (2003).</w:delText>
        </w:r>
      </w:del>
      <w:del w:id="87" w:author="杨东 [2]" w:date="2026-07-29T12:50:43Z">
        <w:r>
          <w:rPr>
            <w:rFonts w:ascii="Tahoma" w:hAnsi="Tahoma" w:cs="Tahoma"/>
            <w:color w:val="000000"/>
            <w:szCs w:val="21"/>
          </w:rPr>
          <w:br w:type="textWrapping"/>
        </w:r>
      </w:del>
      <w:del w:id="88" w:author="杨东 [2]" w:date="2026-07-29T12:50:43Z">
        <w:r>
          <w:rPr>
            <w:rFonts w:ascii="Tahoma" w:hAnsi="Tahoma" w:cs="Tahoma"/>
            <w:color w:val="000000"/>
            <w:szCs w:val="21"/>
          </w:rPr>
          <w:br w:type="textWrapping"/>
        </w:r>
      </w:del>
      <w:del w:id="89" w:author="杨东 [2]" w:date="2026-07-29T12:50:43Z">
        <w:r>
          <w:rPr>
            <w:rFonts w:ascii="Tahoma" w:hAnsi="Tahoma" w:cs="Tahoma"/>
            <w:color w:val="000000"/>
            <w:szCs w:val="21"/>
            <w:shd w:val="clear" w:color="auto" w:fill="FFFFFF"/>
          </w:rPr>
          <w:delText>Jones, M. R. et al. Exploring process-level genotypic and environmental effects on sugarcane yield using an international experimental dataset. Field Crops Res. 244, 107622 (2019).</w:delText>
        </w:r>
      </w:del>
      <w:del w:id="90" w:author="杨东 [2]" w:date="2026-07-29T12:50:43Z">
        <w:r>
          <w:rPr>
            <w:rFonts w:ascii="Tahoma" w:hAnsi="Tahoma" w:cs="Tahoma"/>
            <w:color w:val="000000"/>
            <w:szCs w:val="21"/>
          </w:rPr>
          <w:br w:type="textWrapping"/>
        </w:r>
      </w:del>
      <w:del w:id="91" w:author="杨东 [2]" w:date="2026-07-29T12:50:43Z">
        <w:r>
          <w:rPr>
            <w:rFonts w:ascii="Tahoma" w:hAnsi="Tahoma" w:cs="Tahoma"/>
            <w:color w:val="000000"/>
            <w:szCs w:val="21"/>
          </w:rPr>
          <w:br w:type="textWrapping"/>
        </w:r>
      </w:del>
      <w:del w:id="92" w:author="杨东 [2]" w:date="2026-07-29T12:50:43Z">
        <w:r>
          <w:rPr>
            <w:rFonts w:ascii="Tahoma" w:hAnsi="Tahoma" w:cs="Tahoma"/>
            <w:color w:val="000000"/>
            <w:szCs w:val="21"/>
            <w:shd w:val="clear" w:color="auto" w:fill="FFFFFF"/>
          </w:rPr>
          <w:delText>Gage, J. L. et al. The effect of artificial selection on phenotypic plasticity in maize. Nat. Commun. 8, 1348 (2017).</w:delText>
        </w:r>
      </w:del>
      <w:del w:id="93" w:author="杨东 [2]" w:date="2026-07-29T12:50:43Z">
        <w:r>
          <w:rPr>
            <w:rFonts w:ascii="Tahoma" w:hAnsi="Tahoma" w:cs="Tahoma"/>
            <w:color w:val="000000"/>
            <w:szCs w:val="21"/>
          </w:rPr>
          <w:br w:type="textWrapping"/>
        </w:r>
      </w:del>
      <w:del w:id="94" w:author="杨东 [2]" w:date="2026-07-29T12:50:43Z">
        <w:r>
          <w:rPr>
            <w:rFonts w:ascii="Tahoma" w:hAnsi="Tahoma" w:cs="Tahoma"/>
            <w:color w:val="000000"/>
            <w:szCs w:val="21"/>
          </w:rPr>
          <w:br w:type="textWrapping"/>
        </w:r>
      </w:del>
      <w:del w:id="95" w:author="杨东 [2]" w:date="2026-07-29T12:50:43Z">
        <w:r>
          <w:rPr>
            <w:rFonts w:ascii="Tahoma" w:hAnsi="Tahoma" w:cs="Tahoma"/>
            <w:color w:val="000000"/>
            <w:szCs w:val="21"/>
            <w:shd w:val="clear" w:color="auto" w:fill="FFFFFF"/>
          </w:rPr>
          <w:delText>Xiong, W. et al. Increased ranking change in wheat breeding under climate change. Nat. Plants 7, 1207-1212 (2021).</w:delText>
        </w:r>
      </w:del>
      <w:del w:id="96" w:author="杨东 [2]" w:date="2026-07-29T12:50:43Z">
        <w:r>
          <w:rPr>
            <w:rFonts w:ascii="Tahoma" w:hAnsi="Tahoma" w:cs="Tahoma"/>
            <w:color w:val="000000"/>
            <w:szCs w:val="21"/>
          </w:rPr>
          <w:br w:type="textWrapping"/>
        </w:r>
      </w:del>
      <w:del w:id="97" w:author="杨东 [2]" w:date="2026-07-29T12:50:43Z">
        <w:r>
          <w:rPr>
            <w:rFonts w:ascii="Tahoma" w:hAnsi="Tahoma" w:cs="Tahoma"/>
            <w:color w:val="000000"/>
            <w:szCs w:val="21"/>
          </w:rPr>
          <w:br w:type="textWrapping"/>
        </w:r>
      </w:del>
      <w:del w:id="98" w:author="杨东 [2]" w:date="2026-07-29T12:50:43Z">
        <w:r>
          <w:rPr>
            <w:rFonts w:ascii="Tahoma" w:hAnsi="Tahoma" w:cs="Tahoma"/>
            <w:color w:val="000000"/>
            <w:szCs w:val="21"/>
          </w:rPr>
          <w:br w:type="textWrapping"/>
        </w:r>
      </w:del>
      <w:del w:id="99" w:author="杨东 [2]" w:date="2026-07-29T12:50:43Z">
        <w:r>
          <w:rPr>
            <w:rFonts w:ascii="Tahoma" w:hAnsi="Tahoma" w:cs="Tahoma"/>
            <w:color w:val="000000"/>
            <w:szCs w:val="21"/>
            <w:shd w:val="clear" w:color="auto" w:fill="FFFFFF"/>
          </w:rPr>
          <w:delText>Reviewer #2: This manuscript introduces OneGenome-Rice (OGR), a rice-specific genomic foundation model pre-trained on 422 cultivated and wild rice genomes using a MoE architecture with 1Mb context window. The paper covers model architecture, benchmarking, and three downstream applications. The main contribution is constructing the first large-scale rice-specific genomic foundation model with a comprehensive benchmark suite. The model performs well on regulatory prediction tasks, particularly on long-context tasks (selective sweep detection, variety classification). The authors open-sourced model weights and code, facilitating community use and improvement.  However, multiple serious methodological issues, inflated claims, figure errors, and text-figure inconsistencies require revision before acceptance.</w:delText>
        </w:r>
      </w:del>
      <w:del w:id="100" w:author="杨东 [2]" w:date="2026-07-29T12:50:43Z">
        <w:r>
          <w:rPr>
            <w:rFonts w:ascii="Tahoma" w:hAnsi="Tahoma" w:cs="Tahoma"/>
            <w:color w:val="000000"/>
            <w:szCs w:val="21"/>
          </w:rPr>
          <w:br w:type="textWrapping"/>
        </w:r>
      </w:del>
      <w:del w:id="101" w:author="杨东 [2]" w:date="2026-07-29T12:50:43Z">
        <w:r>
          <w:rPr>
            <w:rFonts w:ascii="Tahoma" w:hAnsi="Tahoma" w:cs="Tahoma"/>
            <w:color w:val="000000"/>
            <w:szCs w:val="21"/>
          </w:rPr>
          <w:br w:type="textWrapping"/>
        </w:r>
      </w:del>
      <w:del w:id="102" w:author="杨东 [2]" w:date="2026-07-29T12:50:43Z">
        <w:r>
          <w:rPr>
            <w:rFonts w:ascii="Tahoma" w:hAnsi="Tahoma" w:cs="Tahoma"/>
            <w:color w:val="000000"/>
            <w:szCs w:val="21"/>
            <w:shd w:val="clear" w:color="auto" w:fill="FFFFFF"/>
          </w:rPr>
          <w:delText>Major Concern</w:delText>
        </w:r>
      </w:del>
      <w:del w:id="103" w:author="杨东 [2]" w:date="2026-07-29T12:50:43Z">
        <w:r>
          <w:rPr>
            <w:rFonts w:ascii="Tahoma" w:hAnsi="Tahoma" w:cs="Tahoma"/>
            <w:color w:val="000000"/>
            <w:szCs w:val="21"/>
          </w:rPr>
          <w:br w:type="textWrapping"/>
        </w:r>
      </w:del>
      <w:del w:id="104" w:author="杨东 [2]" w:date="2026-07-29T12:50:43Z">
        <w:r>
          <w:rPr>
            <w:rFonts w:hint="eastAsia" w:ascii="Tahoma" w:hAnsi="Tahoma" w:cs="Tahoma"/>
            <w:color w:val="000000"/>
            <w:szCs w:val="21"/>
            <w:lang w:val="en-US" w:eastAsia="zh-CN"/>
          </w:rPr>
          <w:delText xml:space="preserve">1. </w:delText>
        </w:r>
      </w:del>
      <w:del w:id="105" w:author="杨东 [2]" w:date="2026-07-29T12:50:43Z">
        <w:r>
          <w:rPr>
            <w:rFonts w:ascii="Tahoma" w:hAnsi="Tahoma" w:cs="Tahoma"/>
            <w:color w:val="000000"/>
            <w:szCs w:val="21"/>
            <w:shd w:val="clear" w:color="auto" w:fill="FFFFFF"/>
          </w:rPr>
          <w:delText>The authors claim that "an alignment- and variant-free framework based on OGR that operates directly on genome assemblies for fine-scale and robust detection of indica-japonica introgression." However, the Methods explicitly states: "</w:delText>
        </w:r>
      </w:del>
      <w:del w:id="106" w:author="杨东 [2]" w:date="2026-07-29T12:50:43Z">
        <w:r>
          <w:rPr>
            <w:rFonts w:ascii="Tahoma" w:hAnsi="Tahoma" w:cs="Tahoma"/>
            <w:color w:val="000000"/>
            <w:szCs w:val="21"/>
            <w:highlight w:val="yellow"/>
            <w:shd w:val="clear" w:color="auto" w:fill="FFFFFF"/>
          </w:rPr>
          <w:delText>BLAST was used to align sequences from the validation and test sets against this reference set.</w:delText>
        </w:r>
      </w:del>
      <w:del w:id="107" w:author="杨东 [2]" w:date="2026-07-29T12:50:43Z">
        <w:r>
          <w:rPr>
            <w:rFonts w:ascii="Tahoma" w:hAnsi="Tahoma" w:cs="Tahoma"/>
            <w:color w:val="000000"/>
            <w:szCs w:val="21"/>
            <w:shd w:val="clear" w:color="auto" w:fill="FFFFFF"/>
          </w:rPr>
          <w:delText>"  The authors cannot claim the method is alignment-free while explicitly using alignment tools in validation set construction.</w:delText>
        </w:r>
      </w:del>
    </w:p>
    <w:p w14:paraId="0FF88B57">
      <w:pPr>
        <w:rPr>
          <w:del w:id="108" w:author="杨东 [2]" w:date="2026-07-29T12:50:43Z"/>
          <w:rFonts w:hint="default" w:ascii="Tahoma" w:hAnsi="Tahoma" w:cs="Tahoma" w:eastAsiaTheme="minorEastAsia"/>
          <w:color w:val="000000"/>
          <w:szCs w:val="21"/>
          <w:shd w:val="clear" w:color="auto" w:fill="FFFFFF"/>
          <w:lang w:val="en-US" w:eastAsia="zh-CN"/>
        </w:rPr>
      </w:pPr>
      <w:del w:id="109" w:author="杨东 [2]" w:date="2026-07-29T12:50:43Z">
        <w:r>
          <w:rPr>
            <w:rFonts w:hint="eastAsia" w:ascii="Tahoma" w:hAnsi="Tahoma" w:cs="Tahoma"/>
            <w:color w:val="000000"/>
            <w:szCs w:val="21"/>
            <w:highlight w:val="green"/>
            <w:shd w:val="clear" w:color="auto" w:fill="FFFFFF"/>
            <w:lang w:val="en-US" w:eastAsia="zh-CN"/>
          </w:rPr>
          <w:delText>(不提无需比对的说法，描述注意)---血缘渗入小组-</w:delText>
        </w:r>
      </w:del>
    </w:p>
    <w:p w14:paraId="33509DDD">
      <w:pPr>
        <w:jc w:val="both"/>
        <w:rPr>
          <w:del w:id="110" w:author="杨东 [2]" w:date="2026-07-29T12:50:43Z"/>
          <w:rFonts w:hint="eastAsia" w:ascii="Tahoma" w:hAnsi="Tahoma" w:cs="Tahoma"/>
          <w:color w:val="0000FF"/>
          <w:szCs w:val="21"/>
          <w:lang w:val="en-US" w:eastAsia="zh-CN"/>
        </w:rPr>
      </w:pPr>
      <w:del w:id="111" w:author="杨东 [2]" w:date="2026-07-29T12:50:43Z">
        <w:r>
          <w:rPr>
            <w:rFonts w:hint="eastAsia" w:ascii="Tahoma" w:hAnsi="Tahoma" w:cs="Tahoma"/>
            <w:color w:val="0000FF"/>
            <w:szCs w:val="21"/>
            <w:lang w:val="en-US" w:eastAsia="zh-CN"/>
          </w:rPr>
          <w:delText>Response:</w:delText>
        </w:r>
      </w:del>
    </w:p>
    <w:p w14:paraId="50B8D4D8">
      <w:pPr>
        <w:pStyle w:val="2"/>
        <w:keepNext w:val="0"/>
        <w:keepLines w:val="0"/>
        <w:widowControl/>
        <w:suppressLineNumbers w:val="0"/>
        <w:spacing w:before="0" w:beforeAutospacing="1" w:after="0" w:afterAutospacing="1"/>
        <w:ind w:left="0" w:right="0"/>
        <w:jc w:val="both"/>
        <w:rPr>
          <w:del w:id="112" w:author="杨东 [2]" w:date="2026-07-29T12:50:43Z"/>
          <w:rFonts w:ascii="Tahoma" w:hAnsi="Tahoma" w:cs="Tahoma" w:eastAsiaTheme="minorEastAsia"/>
          <w:color w:val="0000FF"/>
          <w:kern w:val="2"/>
          <w:sz w:val="21"/>
          <w:szCs w:val="21"/>
          <w:shd w:val="clear" w:color="auto" w:fill="FFFFFF"/>
          <w:lang w:val="en-US" w:eastAsia="zh-CN" w:bidi="ar-SA"/>
        </w:rPr>
      </w:pPr>
      <w:del w:id="113" w:author="杨东 [2]" w:date="2026-07-29T12:50:43Z">
        <w:r>
          <w:rPr>
            <w:rFonts w:ascii="Tahoma" w:hAnsi="Tahoma" w:cs="Tahoma" w:eastAsiaTheme="minorEastAsia"/>
            <w:color w:val="0000FF"/>
            <w:kern w:val="2"/>
            <w:sz w:val="21"/>
            <w:szCs w:val="21"/>
            <w:shd w:val="clear" w:color="auto" w:fill="FFFFFF"/>
            <w:lang w:val="en-US" w:eastAsia="zh-CN" w:bidi="ar-SA"/>
          </w:rPr>
          <w:delText>We agree that our original wording was insufficiently precise and could be interpreted as claiming that no alignment was used at any stage of the study.The distinction we intended to make is between:</w:delText>
        </w:r>
      </w:del>
      <w:del w:id="114" w:author="杨东 [2]" w:date="2026-07-29T12:50:43Z">
        <w:r>
          <w:rPr>
            <w:rFonts w:hint="eastAsia" w:ascii="Tahoma" w:hAnsi="Tahoma" w:cs="Tahoma"/>
            <w:color w:val="0000FF"/>
            <w:kern w:val="2"/>
            <w:sz w:val="21"/>
            <w:szCs w:val="21"/>
            <w:shd w:val="clear" w:color="auto" w:fill="FFFFFF"/>
            <w:lang w:val="en-US" w:eastAsia="zh-CN" w:bidi="ar-SA"/>
          </w:rPr>
          <w:delText xml:space="preserve"> 1.</w:delText>
        </w:r>
      </w:del>
      <w:del w:id="115" w:author="杨东 [2]" w:date="2026-07-29T12:50:43Z">
        <w:r>
          <w:rPr>
            <w:rFonts w:ascii="Tahoma" w:hAnsi="Tahoma" w:cs="Tahoma" w:eastAsiaTheme="minorEastAsia"/>
            <w:color w:val="0000FF"/>
            <w:kern w:val="2"/>
            <w:sz w:val="21"/>
            <w:szCs w:val="21"/>
            <w:shd w:val="clear" w:color="auto" w:fill="FFFFFF"/>
            <w:lang w:val="en-US" w:eastAsia="zh-CN" w:bidi="ar-SA"/>
          </w:rPr>
          <w:delText xml:space="preserve">model inference, which directly accepts assembled DNA sequences and does not require read alignment, reference-based SNP calling, or the reconstruction of a population-comparison framework; </w:delText>
        </w:r>
      </w:del>
      <w:del w:id="116" w:author="杨东 [2]" w:date="2026-07-29T12:50:43Z">
        <w:r>
          <w:rPr>
            <w:rFonts w:hint="eastAsia" w:ascii="Tahoma" w:hAnsi="Tahoma" w:cs="Tahoma"/>
            <w:color w:val="0000FF"/>
            <w:kern w:val="2"/>
            <w:sz w:val="21"/>
            <w:szCs w:val="21"/>
            <w:shd w:val="clear" w:color="auto" w:fill="FFFFFF"/>
            <w:lang w:val="en-US" w:eastAsia="zh-CN" w:bidi="ar-SA"/>
          </w:rPr>
          <w:delText>2.</w:delText>
        </w:r>
      </w:del>
      <w:del w:id="117" w:author="杨东 [2]" w:date="2026-07-29T12:50:43Z">
        <w:r>
          <w:rPr>
            <w:rFonts w:ascii="Tahoma" w:hAnsi="Tahoma" w:cs="Tahoma" w:eastAsiaTheme="minorEastAsia"/>
            <w:color w:val="0000FF"/>
            <w:kern w:val="2"/>
            <w:sz w:val="21"/>
            <w:szCs w:val="21"/>
            <w:shd w:val="clear" w:color="auto" w:fill="FFFFFF"/>
            <w:lang w:val="en-US" w:eastAsia="zh-CN" w:bidi="ar-SA"/>
          </w:rPr>
          <w:delText>benchmark-set construction, for which BLAST was used to project previously identified, highly differentiated reference regions onto the assembled genomes of validation and test accessions.</w:delText>
        </w:r>
      </w:del>
    </w:p>
    <w:p w14:paraId="432CCEAA">
      <w:pPr>
        <w:pStyle w:val="2"/>
        <w:keepNext w:val="0"/>
        <w:keepLines w:val="0"/>
        <w:widowControl/>
        <w:suppressLineNumbers w:val="0"/>
        <w:spacing w:before="0" w:beforeAutospacing="1" w:after="0" w:afterAutospacing="1"/>
        <w:ind w:left="0" w:right="0"/>
        <w:jc w:val="both"/>
        <w:rPr>
          <w:del w:id="118" w:author="杨东 [2]" w:date="2026-07-29T12:50:43Z"/>
          <w:rFonts w:ascii="Tahoma" w:hAnsi="Tahoma" w:cs="Tahoma" w:eastAsiaTheme="minorEastAsia"/>
          <w:color w:val="0000FF"/>
          <w:kern w:val="2"/>
          <w:sz w:val="21"/>
          <w:szCs w:val="21"/>
          <w:shd w:val="clear" w:color="auto" w:fill="FFFFFF"/>
          <w:lang w:val="en-US" w:eastAsia="zh-CN" w:bidi="ar-SA"/>
        </w:rPr>
      </w:pPr>
      <w:del w:id="119" w:author="杨东 [2]" w:date="2026-07-29T12:50:43Z">
        <w:r>
          <w:rPr>
            <w:rFonts w:ascii="Tahoma" w:hAnsi="Tahoma" w:cs="Tahoma" w:eastAsiaTheme="minorEastAsia"/>
            <w:color w:val="0000FF"/>
            <w:kern w:val="2"/>
            <w:sz w:val="21"/>
            <w:szCs w:val="21"/>
            <w:shd w:val="clear" w:color="auto" w:fill="FFFFFF"/>
            <w:lang w:val="en-US" w:eastAsia="zh-CN" w:bidi="ar-SA"/>
          </w:rPr>
          <w:delText>Thus, alignment was used to construct a high-confidence evaluation subset, but it was not used as an input feature or as part of the ancestry-prediction algorithm itself. Nevertheless, we agree that describing the entire experimental workflow as “alignment-free” was overly broad.</w:delText>
        </w:r>
      </w:del>
      <w:del w:id="120" w:author="杨东 [2]" w:date="2026-07-29T12:50:43Z">
        <w:r>
          <w:rPr>
            <w:rFonts w:hint="eastAsia" w:ascii="Tahoma" w:hAnsi="Tahoma" w:cs="Tahoma"/>
            <w:color w:val="0000FF"/>
            <w:kern w:val="2"/>
            <w:sz w:val="21"/>
            <w:szCs w:val="21"/>
            <w:shd w:val="clear" w:color="auto" w:fill="FFFFFF"/>
            <w:lang w:val="en-US" w:eastAsia="zh-CN" w:bidi="ar-SA"/>
          </w:rPr>
          <w:delText xml:space="preserve"> </w:delText>
        </w:r>
      </w:del>
      <w:del w:id="121" w:author="杨东 [2]" w:date="2026-07-29T12:50:43Z">
        <w:r>
          <w:rPr>
            <w:rFonts w:ascii="Tahoma" w:hAnsi="Tahoma" w:cs="Tahoma" w:eastAsiaTheme="minorEastAsia"/>
            <w:color w:val="0000FF"/>
            <w:kern w:val="2"/>
            <w:sz w:val="21"/>
            <w:szCs w:val="21"/>
            <w:shd w:val="clear" w:color="auto" w:fill="FFFFFF"/>
            <w:lang w:val="en-US" w:eastAsia="zh-CN" w:bidi="ar-SA"/>
          </w:rPr>
          <w:delText xml:space="preserve">We have therefore revised the relevant text throughout the Abstract, Results, Methods, Discussion, and figure legends. </w:delText>
        </w:r>
      </w:del>
    </w:p>
    <w:p w14:paraId="048486E6">
      <w:pPr>
        <w:pStyle w:val="2"/>
        <w:keepNext w:val="0"/>
        <w:keepLines w:val="0"/>
        <w:widowControl/>
        <w:suppressLineNumbers w:val="0"/>
        <w:spacing w:before="0" w:beforeAutospacing="1" w:after="0" w:afterAutospacing="1"/>
        <w:ind w:left="0" w:right="0"/>
        <w:jc w:val="both"/>
        <w:rPr>
          <w:del w:id="122" w:author="杨东 [2]" w:date="2026-07-29T12:50:43Z"/>
          <w:rFonts w:ascii="Tahoma" w:hAnsi="Tahoma" w:cs="Tahoma" w:eastAsiaTheme="minorEastAsia"/>
          <w:color w:val="0000FF"/>
          <w:kern w:val="2"/>
          <w:sz w:val="21"/>
          <w:szCs w:val="21"/>
          <w:shd w:val="clear" w:color="auto" w:fill="FFFFFF"/>
          <w:lang w:val="en-US" w:eastAsia="zh-CN" w:bidi="ar-SA"/>
        </w:rPr>
      </w:pPr>
      <w:del w:id="123" w:author="杨东 [2]" w:date="2026-07-29T12:50:43Z">
        <w:r>
          <w:rPr>
            <w:rFonts w:ascii="Tahoma" w:hAnsi="Tahoma" w:cs="Tahoma" w:eastAsiaTheme="minorEastAsia"/>
            <w:color w:val="0000FF"/>
            <w:kern w:val="2"/>
            <w:sz w:val="21"/>
            <w:szCs w:val="21"/>
            <w:shd w:val="clear" w:color="auto" w:fill="FFFFFF"/>
            <w:lang w:val="en-US" w:eastAsia="zh-CN" w:bidi="ar-SA"/>
          </w:rPr>
          <w:delText>The revised description reads:</w:delText>
        </w:r>
      </w:del>
      <w:del w:id="124" w:author="杨东 [2]" w:date="2026-07-29T12:50:43Z">
        <w:r>
          <w:rPr>
            <w:rFonts w:hint="eastAsia" w:ascii="Tahoma" w:hAnsi="Tahoma" w:cs="Tahoma"/>
            <w:color w:val="0000FF"/>
            <w:kern w:val="2"/>
            <w:sz w:val="21"/>
            <w:szCs w:val="21"/>
            <w:shd w:val="clear" w:color="auto" w:fill="FFFFFF"/>
            <w:lang w:val="en-US" w:eastAsia="zh-CN" w:bidi="ar-SA"/>
          </w:rPr>
          <w:delText xml:space="preserve"> </w:delText>
        </w:r>
      </w:del>
      <w:del w:id="125" w:author="杨东 [2]" w:date="2026-07-29T12:50:43Z">
        <w:r>
          <w:rPr>
            <w:rFonts w:ascii="Tahoma" w:hAnsi="Tahoma" w:cs="Tahoma" w:eastAsiaTheme="minorEastAsia"/>
            <w:color w:val="0000FF"/>
            <w:kern w:val="2"/>
            <w:sz w:val="21"/>
            <w:szCs w:val="21"/>
            <w:shd w:val="clear" w:color="auto" w:fill="FFFFFF"/>
            <w:lang w:val="en-US" w:eastAsia="zh-CN" w:bidi="ar-SA"/>
          </w:rPr>
          <w:delText>“We developed an alignment- and variant-calling-free inference framework that directly predicts subspecies ancestry from assembled genomic sequences. Sequence alignment was used only to construct a high-confidence benchmark subset and was not required during model inference.”</w:delText>
        </w:r>
      </w:del>
    </w:p>
    <w:p w14:paraId="2B87400F">
      <w:pPr>
        <w:pStyle w:val="2"/>
        <w:keepNext w:val="0"/>
        <w:keepLines w:val="0"/>
        <w:widowControl/>
        <w:suppressLineNumbers w:val="0"/>
        <w:spacing w:before="0" w:beforeAutospacing="1" w:after="0" w:afterAutospacing="1"/>
        <w:ind w:left="0" w:right="0"/>
        <w:jc w:val="both"/>
        <w:rPr>
          <w:del w:id="126" w:author="杨东 [2]" w:date="2026-07-29T12:50:43Z"/>
          <w:rFonts w:ascii="Tahoma" w:hAnsi="Tahoma" w:cs="Tahoma" w:eastAsiaTheme="minorEastAsia"/>
          <w:color w:val="0000FF"/>
          <w:kern w:val="2"/>
          <w:sz w:val="21"/>
          <w:szCs w:val="21"/>
          <w:shd w:val="clear" w:color="auto" w:fill="FFFFFF"/>
          <w:lang w:val="en-US" w:eastAsia="zh-CN" w:bidi="ar-SA"/>
        </w:rPr>
      </w:pPr>
      <w:del w:id="127" w:author="杨东 [2]" w:date="2026-07-29T12:50:43Z">
        <w:r>
          <w:rPr>
            <w:rFonts w:ascii="Tahoma" w:hAnsi="Tahoma" w:cs="Tahoma" w:eastAsiaTheme="minorEastAsia"/>
            <w:color w:val="0000FF"/>
            <w:kern w:val="2"/>
            <w:sz w:val="21"/>
            <w:szCs w:val="21"/>
            <w:shd w:val="clear" w:color="auto" w:fill="FFFFFF"/>
            <w:lang w:val="en-US" w:eastAsia="zh-CN" w:bidi="ar-SA"/>
          </w:rPr>
          <w:delText>We have also added a schematic distinction between benchmark construction and OGR inference in revised Figure 2A. Furthermore, the limitations of evaluating the model on BLAST-selected, highly differentiated regions are now explicitly discussed.</w:delText>
        </w:r>
      </w:del>
    </w:p>
    <w:p w14:paraId="6CEF024F">
      <w:pPr>
        <w:pStyle w:val="2"/>
        <w:keepNext w:val="0"/>
        <w:keepLines w:val="0"/>
        <w:widowControl/>
        <w:suppressLineNumbers w:val="0"/>
        <w:spacing w:before="0" w:beforeAutospacing="1" w:after="0" w:afterAutospacing="1"/>
        <w:ind w:left="0" w:right="0"/>
        <w:jc w:val="both"/>
        <w:rPr>
          <w:del w:id="128" w:author="杨东 [2]" w:date="2026-07-29T12:50:43Z"/>
          <w:rFonts w:ascii="Tahoma" w:hAnsi="Tahoma" w:cs="Tahoma" w:eastAsiaTheme="minorEastAsia"/>
          <w:color w:val="0000FF"/>
          <w:kern w:val="2"/>
          <w:sz w:val="21"/>
          <w:szCs w:val="21"/>
          <w:shd w:val="clear" w:color="auto" w:fill="FFFFFF"/>
          <w:lang w:val="en-US" w:eastAsia="zh-CN" w:bidi="ar-SA"/>
        </w:rPr>
      </w:pPr>
      <w:del w:id="129" w:author="杨东 [2]" w:date="2026-07-29T12:50:43Z">
        <w:r>
          <w:rPr>
            <w:rFonts w:ascii="Tahoma" w:hAnsi="Tahoma" w:cs="Tahoma" w:eastAsiaTheme="minorEastAsia"/>
            <w:color w:val="0000FF"/>
            <w:kern w:val="2"/>
            <w:sz w:val="21"/>
            <w:szCs w:val="21"/>
            <w:shd w:val="clear" w:color="auto" w:fill="FFFFFF"/>
            <w:lang w:val="en-US" w:eastAsia="zh-CN" w:bidi="ar-SA"/>
          </w:rPr>
          <w:delText>Changes in the manuscript:</w:delText>
        </w:r>
      </w:del>
    </w:p>
    <w:p w14:paraId="0C8122A4">
      <w:pPr>
        <w:pStyle w:val="2"/>
        <w:keepNext w:val="0"/>
        <w:keepLines w:val="0"/>
        <w:widowControl/>
        <w:suppressLineNumbers w:val="0"/>
        <w:spacing w:before="0" w:beforeAutospacing="1" w:after="0" w:afterAutospacing="1"/>
        <w:ind w:left="0" w:right="0"/>
        <w:jc w:val="both"/>
        <w:rPr>
          <w:del w:id="130" w:author="杨东 [2]" w:date="2026-07-29T12:50:43Z"/>
          <w:rFonts w:ascii="Tahoma" w:hAnsi="Tahoma" w:cs="Tahoma" w:eastAsiaTheme="minorEastAsia"/>
          <w:color w:val="0000FF"/>
          <w:kern w:val="2"/>
          <w:sz w:val="21"/>
          <w:szCs w:val="21"/>
          <w:shd w:val="clear" w:color="auto" w:fill="FFFFFF"/>
          <w:lang w:val="en-US" w:eastAsia="zh-CN" w:bidi="ar-SA"/>
        </w:rPr>
      </w:pPr>
      <w:del w:id="131" w:author="杨东 [2]" w:date="2026-07-29T12:50:43Z">
        <w:r>
          <w:rPr>
            <w:rFonts w:ascii="Tahoma" w:hAnsi="Tahoma" w:cs="Tahoma" w:eastAsiaTheme="minorEastAsia"/>
            <w:color w:val="0000FF"/>
            <w:kern w:val="2"/>
            <w:sz w:val="21"/>
            <w:szCs w:val="21"/>
            <w:shd w:val="clear" w:color="auto" w:fill="FFFFFF"/>
            <w:lang w:val="en-US" w:eastAsia="zh-CN" w:bidi="ar-SA"/>
          </w:rPr>
          <w:delText>Abstract: Lines [</w:delText>
        </w:r>
      </w:del>
      <w:del w:id="132" w:author="杨东 [2]" w:date="2026-07-29T12:50:43Z">
        <w:r>
          <w:rPr>
            <w:rFonts w:hint="eastAsia" w:ascii="Tahoma" w:hAnsi="Tahoma" w:cs="Tahoma"/>
            <w:color w:val="0000FF"/>
            <w:kern w:val="2"/>
            <w:sz w:val="21"/>
            <w:szCs w:val="21"/>
            <w:shd w:val="clear" w:color="auto" w:fill="FFFFFF"/>
            <w:lang w:val="en-US" w:eastAsia="zh-CN" w:bidi="ar-SA"/>
          </w:rPr>
          <w:delText>..</w:delText>
        </w:r>
      </w:del>
      <w:del w:id="133"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del w:id="134" w:author="杨东 [2]" w:date="2026-07-29T12:50:43Z">
        <w:r>
          <w:rPr>
            <w:rFonts w:hint="eastAsia" w:ascii="Tahoma" w:hAnsi="Tahoma" w:cs="Tahoma"/>
            <w:color w:val="0000FF"/>
            <w:kern w:val="2"/>
            <w:sz w:val="21"/>
            <w:szCs w:val="21"/>
            <w:shd w:val="clear" w:color="auto" w:fill="FFFFFF"/>
            <w:lang w:val="en-US" w:eastAsia="zh-CN" w:bidi="ar-SA"/>
          </w:rPr>
          <w:delText>..</w:delText>
        </w:r>
      </w:del>
      <w:del w:id="135"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p>
    <w:p w14:paraId="0414C25B">
      <w:pPr>
        <w:pStyle w:val="2"/>
        <w:keepNext w:val="0"/>
        <w:keepLines w:val="0"/>
        <w:widowControl/>
        <w:suppressLineNumbers w:val="0"/>
        <w:spacing w:before="0" w:beforeAutospacing="1" w:after="0" w:afterAutospacing="1"/>
        <w:ind w:left="0" w:right="0"/>
        <w:jc w:val="both"/>
        <w:rPr>
          <w:del w:id="136" w:author="杨东 [2]" w:date="2026-07-29T12:50:43Z"/>
          <w:rFonts w:ascii="Tahoma" w:hAnsi="Tahoma" w:cs="Tahoma" w:eastAsiaTheme="minorEastAsia"/>
          <w:color w:val="0000FF"/>
          <w:kern w:val="2"/>
          <w:sz w:val="21"/>
          <w:szCs w:val="21"/>
          <w:shd w:val="clear" w:color="auto" w:fill="FFFFFF"/>
          <w:lang w:val="en-US" w:eastAsia="zh-CN" w:bidi="ar-SA"/>
        </w:rPr>
      </w:pPr>
      <w:del w:id="137" w:author="杨东 [2]" w:date="2026-07-29T12:50:43Z">
        <w:r>
          <w:rPr>
            <w:rFonts w:ascii="Tahoma" w:hAnsi="Tahoma" w:cs="Tahoma" w:eastAsiaTheme="minorEastAsia"/>
            <w:color w:val="0000FF"/>
            <w:kern w:val="2"/>
            <w:sz w:val="21"/>
            <w:szCs w:val="21"/>
            <w:shd w:val="clear" w:color="auto" w:fill="FFFFFF"/>
            <w:lang w:val="en-US" w:eastAsia="zh-CN" w:bidi="ar-SA"/>
          </w:rPr>
          <w:delText>Results, “Identification of indica–japonica introgression”: Lines [</w:delText>
        </w:r>
      </w:del>
      <w:del w:id="138" w:author="杨东 [2]" w:date="2026-07-29T12:50:43Z">
        <w:r>
          <w:rPr>
            <w:rFonts w:hint="eastAsia" w:ascii="Tahoma" w:hAnsi="Tahoma" w:cs="Tahoma"/>
            <w:color w:val="0000FF"/>
            <w:kern w:val="2"/>
            <w:sz w:val="21"/>
            <w:szCs w:val="21"/>
            <w:shd w:val="clear" w:color="auto" w:fill="FFFFFF"/>
            <w:lang w:val="en-US" w:eastAsia="zh-CN" w:bidi="ar-SA"/>
          </w:rPr>
          <w:delText>..</w:delText>
        </w:r>
      </w:del>
      <w:del w:id="139"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del w:id="140" w:author="杨东 [2]" w:date="2026-07-29T12:50:43Z">
        <w:r>
          <w:rPr>
            <w:rFonts w:hint="eastAsia" w:ascii="Tahoma" w:hAnsi="Tahoma" w:cs="Tahoma"/>
            <w:color w:val="0000FF"/>
            <w:kern w:val="2"/>
            <w:sz w:val="21"/>
            <w:szCs w:val="21"/>
            <w:shd w:val="clear" w:color="auto" w:fill="FFFFFF"/>
            <w:lang w:val="en-US" w:eastAsia="zh-CN" w:bidi="ar-SA"/>
          </w:rPr>
          <w:delText>..</w:delText>
        </w:r>
      </w:del>
      <w:del w:id="141"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p>
    <w:p w14:paraId="65605B8E">
      <w:pPr>
        <w:pStyle w:val="2"/>
        <w:keepNext w:val="0"/>
        <w:keepLines w:val="0"/>
        <w:widowControl/>
        <w:suppressLineNumbers w:val="0"/>
        <w:spacing w:before="0" w:beforeAutospacing="1" w:after="0" w:afterAutospacing="1"/>
        <w:ind w:left="0" w:right="0"/>
        <w:jc w:val="both"/>
        <w:rPr>
          <w:del w:id="142" w:author="杨东 [2]" w:date="2026-07-29T12:50:43Z"/>
          <w:rFonts w:ascii="Tahoma" w:hAnsi="Tahoma" w:cs="Tahoma" w:eastAsiaTheme="minorEastAsia"/>
          <w:color w:val="0000FF"/>
          <w:kern w:val="2"/>
          <w:sz w:val="21"/>
          <w:szCs w:val="21"/>
          <w:shd w:val="clear" w:color="auto" w:fill="FFFFFF"/>
          <w:lang w:val="en-US" w:eastAsia="zh-CN" w:bidi="ar-SA"/>
        </w:rPr>
      </w:pPr>
      <w:del w:id="143" w:author="杨东 [2]" w:date="2026-07-29T12:50:43Z">
        <w:r>
          <w:rPr>
            <w:rFonts w:ascii="Tahoma" w:hAnsi="Tahoma" w:cs="Tahoma" w:eastAsiaTheme="minorEastAsia"/>
            <w:color w:val="0000FF"/>
            <w:kern w:val="2"/>
            <w:sz w:val="21"/>
            <w:szCs w:val="21"/>
            <w:shd w:val="clear" w:color="auto" w:fill="FFFFFF"/>
            <w:lang w:val="en-US" w:eastAsia="zh-CN" w:bidi="ar-SA"/>
          </w:rPr>
          <w:delText>Methods, “Data preparation and processing”: Lines [</w:delText>
        </w:r>
      </w:del>
      <w:del w:id="144" w:author="杨东 [2]" w:date="2026-07-29T12:50:43Z">
        <w:r>
          <w:rPr>
            <w:rFonts w:hint="eastAsia" w:ascii="Tahoma" w:hAnsi="Tahoma" w:cs="Tahoma"/>
            <w:color w:val="0000FF"/>
            <w:kern w:val="2"/>
            <w:sz w:val="21"/>
            <w:szCs w:val="21"/>
            <w:shd w:val="clear" w:color="auto" w:fill="FFFFFF"/>
            <w:lang w:val="en-US" w:eastAsia="zh-CN" w:bidi="ar-SA"/>
          </w:rPr>
          <w:delText>..</w:delText>
        </w:r>
      </w:del>
      <w:del w:id="145"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del w:id="146" w:author="杨东 [2]" w:date="2026-07-29T12:50:43Z">
        <w:r>
          <w:rPr>
            <w:rFonts w:hint="eastAsia" w:ascii="Tahoma" w:hAnsi="Tahoma" w:cs="Tahoma"/>
            <w:color w:val="0000FF"/>
            <w:kern w:val="2"/>
            <w:sz w:val="21"/>
            <w:szCs w:val="21"/>
            <w:shd w:val="clear" w:color="auto" w:fill="FFFFFF"/>
            <w:lang w:val="en-US" w:eastAsia="zh-CN" w:bidi="ar-SA"/>
          </w:rPr>
          <w:delText>..</w:delText>
        </w:r>
      </w:del>
      <w:del w:id="147"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p>
    <w:p w14:paraId="4C17E3C4">
      <w:pPr>
        <w:pStyle w:val="2"/>
        <w:keepNext w:val="0"/>
        <w:keepLines w:val="0"/>
        <w:widowControl/>
        <w:suppressLineNumbers w:val="0"/>
        <w:spacing w:before="0" w:beforeAutospacing="1" w:after="0" w:afterAutospacing="1"/>
        <w:ind w:left="0" w:right="0"/>
        <w:jc w:val="both"/>
        <w:rPr>
          <w:del w:id="148" w:author="杨东 [2]" w:date="2026-07-29T12:50:43Z"/>
          <w:rFonts w:ascii="Tahoma" w:hAnsi="Tahoma" w:cs="Tahoma" w:eastAsiaTheme="minorEastAsia"/>
          <w:color w:val="0000FF"/>
          <w:kern w:val="2"/>
          <w:sz w:val="21"/>
          <w:szCs w:val="21"/>
          <w:shd w:val="clear" w:color="auto" w:fill="FFFFFF"/>
          <w:lang w:val="en-US" w:eastAsia="zh-CN" w:bidi="ar-SA"/>
        </w:rPr>
      </w:pPr>
      <w:del w:id="149" w:author="杨东 [2]" w:date="2026-07-29T12:50:43Z">
        <w:r>
          <w:rPr>
            <w:rFonts w:ascii="Tahoma" w:hAnsi="Tahoma" w:cs="Tahoma" w:eastAsiaTheme="minorEastAsia"/>
            <w:color w:val="0000FF"/>
            <w:kern w:val="2"/>
            <w:sz w:val="21"/>
            <w:szCs w:val="21"/>
            <w:shd w:val="clear" w:color="auto" w:fill="FFFFFF"/>
            <w:lang w:val="en-US" w:eastAsia="zh-CN" w:bidi="ar-SA"/>
          </w:rPr>
          <w:delText>Discussion/Limitations: Lines [</w:delText>
        </w:r>
      </w:del>
      <w:del w:id="150" w:author="杨东 [2]" w:date="2026-07-29T12:50:43Z">
        <w:r>
          <w:rPr>
            <w:rFonts w:hint="eastAsia" w:ascii="Tahoma" w:hAnsi="Tahoma" w:cs="Tahoma"/>
            <w:color w:val="0000FF"/>
            <w:kern w:val="2"/>
            <w:sz w:val="21"/>
            <w:szCs w:val="21"/>
            <w:shd w:val="clear" w:color="auto" w:fill="FFFFFF"/>
            <w:lang w:val="en-US" w:eastAsia="zh-CN" w:bidi="ar-SA"/>
          </w:rPr>
          <w:delText>..</w:delText>
        </w:r>
      </w:del>
      <w:del w:id="151"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del w:id="152" w:author="杨东 [2]" w:date="2026-07-29T12:50:43Z">
        <w:r>
          <w:rPr>
            <w:rFonts w:hint="eastAsia" w:ascii="Tahoma" w:hAnsi="Tahoma" w:cs="Tahoma"/>
            <w:color w:val="0000FF"/>
            <w:kern w:val="2"/>
            <w:sz w:val="21"/>
            <w:szCs w:val="21"/>
            <w:shd w:val="clear" w:color="auto" w:fill="FFFFFF"/>
            <w:lang w:val="en-US" w:eastAsia="zh-CN" w:bidi="ar-SA"/>
          </w:rPr>
          <w:delText>..</w:delText>
        </w:r>
      </w:del>
      <w:del w:id="153"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p>
    <w:p w14:paraId="1F382F73">
      <w:pPr>
        <w:pStyle w:val="2"/>
        <w:keepNext w:val="0"/>
        <w:keepLines w:val="0"/>
        <w:widowControl/>
        <w:suppressLineNumbers w:val="0"/>
        <w:spacing w:before="0" w:beforeAutospacing="1" w:after="0" w:afterAutospacing="1"/>
        <w:ind w:left="0" w:right="0"/>
        <w:jc w:val="both"/>
        <w:rPr>
          <w:del w:id="154" w:author="杨东 [2]" w:date="2026-07-29T12:50:43Z"/>
          <w:rFonts w:ascii="Tahoma" w:hAnsi="Tahoma" w:cs="Tahoma" w:eastAsiaTheme="minorEastAsia"/>
          <w:color w:val="0000FF"/>
          <w:kern w:val="2"/>
          <w:sz w:val="21"/>
          <w:szCs w:val="21"/>
          <w:shd w:val="clear" w:color="auto" w:fill="FFFFFF"/>
          <w:lang w:val="en-US" w:eastAsia="zh-CN" w:bidi="ar-SA"/>
        </w:rPr>
      </w:pPr>
      <w:del w:id="155" w:author="杨东 [2]" w:date="2026-07-29T12:50:43Z">
        <w:r>
          <w:rPr>
            <w:rFonts w:ascii="Tahoma" w:hAnsi="Tahoma" w:cs="Tahoma" w:eastAsiaTheme="minorEastAsia"/>
            <w:color w:val="0000FF"/>
            <w:kern w:val="2"/>
            <w:sz w:val="21"/>
            <w:szCs w:val="21"/>
            <w:shd w:val="clear" w:color="auto" w:fill="FFFFFF"/>
            <w:lang w:val="en-US" w:eastAsia="zh-CN" w:bidi="ar-SA"/>
          </w:rPr>
          <w:delText>Revised Figure 2A and legend</w:delText>
        </w:r>
      </w:del>
    </w:p>
    <w:p w14:paraId="22F32819">
      <w:pPr>
        <w:pStyle w:val="2"/>
        <w:keepNext w:val="0"/>
        <w:keepLines w:val="0"/>
        <w:widowControl/>
        <w:suppressLineNumbers w:val="0"/>
        <w:spacing w:before="0" w:beforeAutospacing="1" w:after="0" w:afterAutospacing="1"/>
        <w:ind w:left="0" w:right="0"/>
        <w:jc w:val="left"/>
        <w:rPr>
          <w:del w:id="156" w:author="杨东 [2]" w:date="2026-07-29T12:50:43Z"/>
          <w:rFonts w:ascii="Tahoma" w:hAnsi="Tahoma" w:cs="Tahoma" w:eastAsiaTheme="minorEastAsia"/>
          <w:color w:val="0000FF"/>
          <w:kern w:val="2"/>
          <w:sz w:val="21"/>
          <w:szCs w:val="21"/>
          <w:shd w:val="clear" w:color="auto" w:fill="FFFFFF"/>
          <w:lang w:val="en-US" w:eastAsia="zh-CN" w:bidi="ar-SA"/>
        </w:rPr>
      </w:pPr>
    </w:p>
    <w:p w14:paraId="18A07B73">
      <w:pPr>
        <w:rPr>
          <w:del w:id="157" w:author="杨东 [2]" w:date="2026-07-29T12:50:43Z"/>
          <w:rFonts w:ascii="Tahoma" w:hAnsi="Tahoma" w:cs="Tahoma"/>
          <w:color w:val="000000"/>
          <w:szCs w:val="21"/>
          <w:shd w:val="clear" w:color="auto" w:fill="FFFFFF"/>
        </w:rPr>
      </w:pPr>
      <w:del w:id="158" w:author="杨东 [2]" w:date="2026-07-29T12:50:43Z">
        <w:r>
          <w:rPr>
            <w:rFonts w:ascii="Tahoma" w:hAnsi="Tahoma" w:cs="Tahoma"/>
            <w:color w:val="000000"/>
            <w:szCs w:val="21"/>
          </w:rPr>
          <w:br w:type="textWrapping"/>
        </w:r>
      </w:del>
      <w:del w:id="159" w:author="杨东 [2]" w:date="2026-07-29T12:50:43Z">
        <w:r>
          <w:rPr>
            <w:rFonts w:ascii="Tahoma" w:hAnsi="Tahoma" w:cs="Tahoma"/>
            <w:color w:val="000000"/>
            <w:szCs w:val="21"/>
          </w:rPr>
          <w:br w:type="textWrapping"/>
        </w:r>
      </w:del>
      <w:del w:id="160" w:author="杨东 [2]" w:date="2026-07-29T12:50:43Z">
        <w:r>
          <w:rPr>
            <w:rFonts w:hint="eastAsia" w:ascii="Tahoma" w:hAnsi="Tahoma" w:cs="Tahoma"/>
            <w:color w:val="000000"/>
            <w:szCs w:val="21"/>
            <w:lang w:val="en-US" w:eastAsia="zh-CN"/>
          </w:rPr>
          <w:delText xml:space="preserve">2. </w:delText>
        </w:r>
      </w:del>
      <w:del w:id="161" w:author="杨东 [2]" w:date="2026-07-29T12:50:43Z">
        <w:r>
          <w:rPr>
            <w:rFonts w:ascii="Tahoma" w:hAnsi="Tahoma" w:cs="Tahoma"/>
            <w:color w:val="000000"/>
            <w:szCs w:val="21"/>
            <w:shd w:val="clear" w:color="auto" w:fill="FFFFFF"/>
          </w:rPr>
          <w:delText xml:space="preserve">The paper repeatedly claims "single-nucleotide resolution" in the title, abstract, keywords, and main text. However, Table 1 shows a vocabulary size of 128 (labeled as "padded"), not 4 (A/T/C/G) or 5 (including N).  A vocabulary size of 128 clearly indicates some tokenization strategy is used (possibly k-mer, byte-pair encoding, or other schemes). True single-nucleotide resolution means the model processes individual bases directly, with vocabulary equal to the number of base types. </w:delText>
        </w:r>
      </w:del>
      <w:del w:id="162" w:author="杨东 [2]" w:date="2026-07-29T12:50:43Z">
        <w:r>
          <w:rPr>
            <w:rFonts w:ascii="Tahoma" w:hAnsi="Tahoma" w:cs="Tahoma"/>
            <w:color w:val="000000"/>
            <w:szCs w:val="21"/>
            <w:highlight w:val="yellow"/>
            <w:shd w:val="clear" w:color="auto" w:fill="FFFFFF"/>
          </w:rPr>
          <w:delText>Using a vocabulary of 128 means the model processes tokens rather than individual nucleotides, and resolution is limited by the tokenization strategy.</w:delText>
        </w:r>
      </w:del>
      <w:del w:id="163" w:author="杨东 [2]" w:date="2026-07-29T12:50:43Z">
        <w:r>
          <w:rPr>
            <w:rFonts w:ascii="Tahoma" w:hAnsi="Tahoma" w:cs="Tahoma"/>
            <w:color w:val="000000"/>
            <w:szCs w:val="21"/>
            <w:shd w:val="clear" w:color="auto" w:fill="FFFFFF"/>
          </w:rPr>
          <w:delText>  This contrasts sharply with PlantCAD2's claim of "true single-nucleotide resolution" (vocabulary=8).</w:delText>
        </w:r>
      </w:del>
    </w:p>
    <w:p w14:paraId="5829BD55">
      <w:pPr>
        <w:rPr>
          <w:del w:id="164" w:author="杨东 [2]" w:date="2026-07-29T12:50:43Z"/>
          <w:rFonts w:hint="eastAsia" w:ascii="Tahoma" w:hAnsi="Tahoma" w:cs="Tahoma" w:eastAsiaTheme="minorEastAsia"/>
          <w:color w:val="000000"/>
          <w:szCs w:val="21"/>
          <w:shd w:val="clear" w:color="auto" w:fill="FFFFFF"/>
          <w:lang w:eastAsia="zh-CN"/>
        </w:rPr>
      </w:pPr>
      <w:del w:id="165" w:author="杨东 [2]" w:date="2026-07-29T12:50:43Z">
        <w:r>
          <w:rPr>
            <w:rFonts w:hint="eastAsia" w:ascii="Tahoma" w:hAnsi="Tahoma" w:cs="Tahoma"/>
            <w:b/>
            <w:bCs/>
            <w:color w:val="000000"/>
            <w:szCs w:val="21"/>
            <w:shd w:val="clear" w:color="auto" w:fill="FFFFFF"/>
            <w:lang w:eastAsia="zh-CN"/>
          </w:rPr>
          <w:delText>（</w:delText>
        </w:r>
      </w:del>
      <w:del w:id="166" w:author="杨东 [2]" w:date="2026-07-29T12:50:43Z">
        <w:r>
          <w:rPr>
            <w:rFonts w:hint="eastAsia" w:ascii="Tahoma" w:hAnsi="Tahoma" w:cs="Tahoma"/>
            <w:b/>
            <w:bCs/>
            <w:color w:val="000000"/>
            <w:szCs w:val="21"/>
            <w:shd w:val="clear" w:color="auto" w:fill="FFFFFF"/>
            <w:lang w:val="en-US" w:eastAsia="zh-CN"/>
          </w:rPr>
          <w:delText>模型小组---张军阳</w:delText>
        </w:r>
      </w:del>
      <w:del w:id="167" w:author="杨东 [2]" w:date="2026-07-29T12:50:43Z">
        <w:r>
          <w:rPr>
            <w:rFonts w:hint="eastAsia" w:ascii="Tahoma" w:hAnsi="Tahoma" w:cs="Tahoma"/>
            <w:b/>
            <w:bCs/>
            <w:color w:val="000000"/>
            <w:szCs w:val="21"/>
            <w:shd w:val="clear" w:color="auto" w:fill="FFFFFF"/>
            <w:lang w:eastAsia="zh-CN"/>
          </w:rPr>
          <w:delText>）</w:delText>
        </w:r>
      </w:del>
    </w:p>
    <w:p w14:paraId="69E82B84">
      <w:pPr>
        <w:jc w:val="both"/>
        <w:rPr>
          <w:del w:id="168" w:author="杨东 [2]" w:date="2026-07-29T12:50:43Z"/>
          <w:rFonts w:hint="eastAsia" w:ascii="Tahoma" w:hAnsi="Tahoma" w:cs="Tahoma"/>
          <w:color w:val="0000FF"/>
          <w:szCs w:val="21"/>
          <w:lang w:val="en-US" w:eastAsia="zh-CN"/>
        </w:rPr>
      </w:pPr>
      <w:del w:id="169" w:author="杨东 [2]" w:date="2026-07-29T12:50:43Z">
        <w:r>
          <w:rPr>
            <w:rFonts w:hint="eastAsia" w:ascii="Tahoma" w:hAnsi="Tahoma" w:cs="Tahoma"/>
            <w:color w:val="0000FF"/>
            <w:szCs w:val="21"/>
            <w:lang w:val="en-US" w:eastAsia="zh-CN"/>
          </w:rPr>
          <w:delText>Response:</w:delText>
        </w:r>
      </w:del>
    </w:p>
    <w:p w14:paraId="59E54611">
      <w:pPr>
        <w:pStyle w:val="2"/>
        <w:keepNext w:val="0"/>
        <w:keepLines w:val="0"/>
        <w:widowControl/>
        <w:suppressLineNumbers w:val="0"/>
        <w:spacing w:before="0" w:beforeAutospacing="1" w:after="0" w:afterAutospacing="1"/>
        <w:ind w:left="0" w:right="0"/>
        <w:jc w:val="both"/>
        <w:rPr>
          <w:del w:id="170" w:author="杨东 [2]" w:date="2026-07-29T12:50:43Z"/>
          <w:rFonts w:ascii="Tahoma" w:hAnsi="Tahoma" w:cs="Tahoma" w:eastAsiaTheme="minorEastAsia"/>
          <w:color w:val="0000FF"/>
          <w:kern w:val="2"/>
          <w:sz w:val="21"/>
          <w:szCs w:val="21"/>
          <w:shd w:val="clear" w:color="auto" w:fill="FFFFFF"/>
          <w:lang w:val="en-US" w:eastAsia="zh-CN" w:bidi="ar-SA"/>
        </w:rPr>
      </w:pPr>
      <w:del w:id="171" w:author="杨东 [2]" w:date="2026-07-29T12:50:43Z">
        <w:r>
          <w:rPr>
            <w:rFonts w:ascii="Tahoma" w:hAnsi="Tahoma" w:cs="Tahoma" w:eastAsiaTheme="minorEastAsia"/>
            <w:color w:val="0000FF"/>
            <w:kern w:val="2"/>
            <w:sz w:val="21"/>
            <w:szCs w:val="21"/>
            <w:shd w:val="clear" w:color="auto" w:fill="FFFFFF"/>
            <w:lang w:val="en-US" w:eastAsia="zh-CN" w:bidi="ar-SA"/>
          </w:rPr>
          <w:delText>We appreciate this comment and agree that the original manuscript did not adequately explain the tokenizer implementation.</w:delText>
        </w:r>
      </w:del>
      <w:del w:id="172" w:author="杨东 [2]" w:date="2026-07-29T12:50:43Z">
        <w:r>
          <w:rPr>
            <w:rFonts w:hint="eastAsia" w:ascii="Tahoma" w:hAnsi="Tahoma" w:cs="Tahoma"/>
            <w:color w:val="0000FF"/>
            <w:kern w:val="2"/>
            <w:sz w:val="21"/>
            <w:szCs w:val="21"/>
            <w:shd w:val="clear" w:color="auto" w:fill="FFFFFF"/>
            <w:lang w:val="en-US" w:eastAsia="zh-CN" w:bidi="ar-SA"/>
          </w:rPr>
          <w:delText xml:space="preserve"> </w:delText>
        </w:r>
      </w:del>
      <w:del w:id="173" w:author="杨东 [2]" w:date="2026-07-29T12:50:43Z">
        <w:r>
          <w:rPr>
            <w:rFonts w:ascii="Tahoma" w:hAnsi="Tahoma" w:cs="Tahoma" w:eastAsiaTheme="minorEastAsia"/>
            <w:color w:val="0000FF"/>
            <w:kern w:val="2"/>
            <w:sz w:val="21"/>
            <w:szCs w:val="21"/>
            <w:shd w:val="clear" w:color="auto" w:fill="FFFFFF"/>
            <w:lang w:val="en-US" w:eastAsia="zh-CN" w:bidi="ar-SA"/>
          </w:rPr>
          <w:delText>OGR processes the genomic sequence at one nucleotide per sequence position. No k-mer tokenization, byte-pair encoding, or variable-length tokenization is used. The biological token set contains A, C, G, T, N, and special control tokens</w:delText>
        </w:r>
      </w:del>
      <w:del w:id="174" w:author="杨东 [2]" w:date="2026-07-29T12:50:43Z">
        <w:r>
          <w:rPr>
            <w:rFonts w:hint="eastAsia" w:ascii="Tahoma" w:hAnsi="Tahoma" w:cs="Tahoma"/>
            <w:color w:val="0000FF"/>
            <w:kern w:val="2"/>
            <w:sz w:val="21"/>
            <w:szCs w:val="21"/>
            <w:shd w:val="clear" w:color="auto" w:fill="FFFFFF"/>
            <w:lang w:val="en-US" w:eastAsia="zh-CN" w:bidi="ar-SA"/>
          </w:rPr>
          <w:delText>.</w:delText>
        </w:r>
      </w:del>
      <w:del w:id="175" w:author="杨东 [2]" w:date="2026-07-29T12:50:43Z">
        <w:r>
          <w:rPr>
            <w:rFonts w:ascii="Tahoma" w:hAnsi="Tahoma" w:cs="Tahoma" w:eastAsiaTheme="minorEastAsia"/>
            <w:color w:val="0000FF"/>
            <w:kern w:val="2"/>
            <w:sz w:val="21"/>
            <w:szCs w:val="21"/>
            <w:highlight w:val="yellow"/>
            <w:shd w:val="clear" w:color="auto" w:fill="FFFFFF"/>
            <w:lang w:val="en-US" w:eastAsia="zh-CN" w:bidi="ar-SA"/>
          </w:rPr>
          <w:delText xml:space="preserve"> </w:delText>
        </w:r>
      </w:del>
      <w:del w:id="176" w:author="杨东 [2]" w:date="2026-07-29T12:50:43Z">
        <w:r>
          <w:rPr>
            <w:rFonts w:hint="eastAsia" w:ascii="Tahoma" w:hAnsi="Tahoma" w:cs="Tahoma"/>
            <w:color w:val="0000FF"/>
            <w:kern w:val="2"/>
            <w:sz w:val="21"/>
            <w:szCs w:val="21"/>
            <w:highlight w:val="yellow"/>
            <w:shd w:val="clear" w:color="auto" w:fill="FFFFFF"/>
            <w:lang w:val="en-US" w:eastAsia="zh-CN" w:bidi="ar-SA"/>
          </w:rPr>
          <w:delText>---(</w:delText>
        </w:r>
      </w:del>
      <w:del w:id="177" w:author="杨东 [2]" w:date="2026-07-29T12:50:43Z">
        <w:r>
          <w:rPr>
            <w:rFonts w:ascii="Tahoma" w:hAnsi="Tahoma" w:cs="Tahoma" w:eastAsiaTheme="minorEastAsia"/>
            <w:color w:val="0000FF"/>
            <w:kern w:val="2"/>
            <w:sz w:val="21"/>
            <w:szCs w:val="21"/>
            <w:highlight w:val="yellow"/>
            <w:shd w:val="clear" w:color="auto" w:fill="FFFFFF"/>
            <w:lang w:val="en-US" w:eastAsia="zh-CN" w:bidi="ar-SA"/>
          </w:rPr>
          <w:delText>please replace with the exact token list</w:delText>
        </w:r>
      </w:del>
      <w:del w:id="178" w:author="杨东 [2]" w:date="2026-07-29T12:50:43Z">
        <w:r>
          <w:rPr>
            <w:rFonts w:hint="eastAsia" w:ascii="Tahoma" w:hAnsi="Tahoma" w:cs="Tahoma"/>
            <w:color w:val="0000FF"/>
            <w:kern w:val="2"/>
            <w:sz w:val="21"/>
            <w:szCs w:val="21"/>
            <w:highlight w:val="yellow"/>
            <w:shd w:val="clear" w:color="auto" w:fill="FFFFFF"/>
            <w:lang w:val="en-US" w:eastAsia="zh-CN" w:bidi="ar-SA"/>
          </w:rPr>
          <w:delText>)</w:delText>
        </w:r>
      </w:del>
      <w:ins w:id="179" w:author="傅帅" w:date="2026-07-24T14:04:03Z">
        <w:del w:id="180" w:author="杨东 [2]" w:date="2026-07-29T12:50:43Z">
          <w:r>
            <w:rPr>
              <w:rFonts w:hint="default" w:ascii="Tahoma" w:hAnsi="Tahoma" w:cs="Tahoma"/>
              <w:color w:val="0000FF"/>
              <w:kern w:val="2"/>
              <w:sz w:val="21"/>
              <w:szCs w:val="21"/>
              <w:highlight w:val="yellow"/>
              <w:shd w:val="clear" w:color="auto" w:fill="FFFFFF"/>
              <w:lang w:eastAsia="zh-CN" w:bidi="ar-SA"/>
              <w:woUserID w:val="5"/>
            </w:rPr>
            <w:delText>---</w:delText>
          </w:r>
        </w:del>
      </w:ins>
      <w:ins w:id="181" w:author="傅帅" w:date="2026-07-24T14:04:04Z">
        <w:del w:id="182" w:author="杨东 [2]" w:date="2026-07-29T12:50:43Z">
          <w:r>
            <w:rPr>
              <w:rFonts w:hint="default" w:ascii="Tahoma" w:hAnsi="Tahoma" w:cs="Tahoma"/>
              <w:color w:val="0000FF"/>
              <w:kern w:val="2"/>
              <w:sz w:val="21"/>
              <w:szCs w:val="21"/>
              <w:highlight w:val="yellow"/>
              <w:shd w:val="clear" w:color="auto" w:fill="FFFFFF"/>
              <w:lang w:eastAsia="zh-CN" w:bidi="ar-SA"/>
              <w:woUserID w:val="5"/>
            </w:rPr>
            <w:delText>用</w:delText>
          </w:r>
        </w:del>
      </w:ins>
      <w:ins w:id="183" w:author="傅帅" w:date="2026-07-24T14:04:11Z">
        <w:del w:id="184" w:author="杨东 [2]" w:date="2026-07-29T12:50:43Z">
          <w:r>
            <w:rPr>
              <w:rFonts w:hint="default" w:ascii="Tahoma" w:hAnsi="Tahoma" w:cs="Tahoma"/>
              <w:color w:val="0000FF"/>
              <w:kern w:val="2"/>
              <w:sz w:val="21"/>
              <w:szCs w:val="21"/>
              <w:highlight w:val="yellow"/>
              <w:shd w:val="clear" w:color="auto" w:fill="FFFFFF"/>
              <w:lang w:eastAsia="zh-CN" w:bidi="ar-SA"/>
              <w:woUserID w:val="5"/>
            </w:rPr>
            <w:delText>表格</w:delText>
          </w:r>
        </w:del>
      </w:ins>
      <w:ins w:id="185" w:author="傅帅" w:date="2026-07-24T14:04:14Z">
        <w:del w:id="186" w:author="杨东 [2]" w:date="2026-07-29T12:50:43Z">
          <w:r>
            <w:rPr>
              <w:rFonts w:hint="default" w:ascii="Tahoma" w:hAnsi="Tahoma" w:cs="Tahoma"/>
              <w:color w:val="0000FF"/>
              <w:kern w:val="2"/>
              <w:sz w:val="21"/>
              <w:szCs w:val="21"/>
              <w:highlight w:val="yellow"/>
              <w:shd w:val="clear" w:color="auto" w:fill="FFFFFF"/>
              <w:lang w:eastAsia="zh-CN" w:bidi="ar-SA"/>
              <w:woUserID w:val="5"/>
            </w:rPr>
            <w:delText>呈现，</w:delText>
          </w:r>
        </w:del>
      </w:ins>
      <w:ins w:id="187" w:author="傅帅" w:date="2026-07-24T14:04:17Z">
        <w:del w:id="188" w:author="杨东 [2]" w:date="2026-07-29T12:50:43Z">
          <w:r>
            <w:rPr>
              <w:rFonts w:hint="default" w:ascii="Tahoma" w:hAnsi="Tahoma" w:cs="Tahoma"/>
              <w:color w:val="0000FF"/>
              <w:kern w:val="2"/>
              <w:sz w:val="21"/>
              <w:szCs w:val="21"/>
              <w:highlight w:val="yellow"/>
              <w:shd w:val="clear" w:color="auto" w:fill="FFFFFF"/>
              <w:lang w:eastAsia="zh-CN" w:bidi="ar-SA"/>
              <w:woUserID w:val="5"/>
            </w:rPr>
            <w:delText>放在</w:delText>
          </w:r>
        </w:del>
      </w:ins>
      <w:ins w:id="189" w:author="傅帅" w:date="2026-07-24T14:04:19Z">
        <w:del w:id="190" w:author="杨东 [2]" w:date="2026-07-29T12:50:43Z">
          <w:r>
            <w:rPr>
              <w:rFonts w:hint="default" w:ascii="Tahoma" w:hAnsi="Tahoma" w:cs="Tahoma"/>
              <w:color w:val="0000FF"/>
              <w:kern w:val="2"/>
              <w:sz w:val="21"/>
              <w:szCs w:val="21"/>
              <w:highlight w:val="yellow"/>
              <w:shd w:val="clear" w:color="auto" w:fill="FFFFFF"/>
              <w:lang w:eastAsia="zh-CN" w:bidi="ar-SA"/>
              <w:woUserID w:val="5"/>
            </w:rPr>
            <w:delText>附件</w:delText>
          </w:r>
        </w:del>
      </w:ins>
      <w:ins w:id="191" w:author="傅帅" w:date="2026-07-24T14:04:20Z">
        <w:del w:id="192" w:author="杨东 [2]" w:date="2026-07-29T12:50:43Z">
          <w:r>
            <w:rPr>
              <w:rFonts w:hint="default" w:ascii="Tahoma" w:hAnsi="Tahoma" w:cs="Tahoma"/>
              <w:color w:val="0000FF"/>
              <w:kern w:val="2"/>
              <w:sz w:val="21"/>
              <w:szCs w:val="21"/>
              <w:highlight w:val="yellow"/>
              <w:shd w:val="clear" w:color="auto" w:fill="FFFFFF"/>
              <w:lang w:eastAsia="zh-CN" w:bidi="ar-SA"/>
              <w:woUserID w:val="5"/>
            </w:rPr>
            <w:delText>材料</w:delText>
          </w:r>
        </w:del>
      </w:ins>
      <w:ins w:id="193" w:author="傅帅" w:date="2026-07-24T14:04:21Z">
        <w:del w:id="194" w:author="杨东 [2]" w:date="2026-07-29T12:50:43Z">
          <w:r>
            <w:rPr>
              <w:rFonts w:hint="default" w:ascii="Tahoma" w:hAnsi="Tahoma" w:cs="Tahoma"/>
              <w:color w:val="0000FF"/>
              <w:kern w:val="2"/>
              <w:sz w:val="21"/>
              <w:szCs w:val="21"/>
              <w:highlight w:val="yellow"/>
              <w:shd w:val="clear" w:color="auto" w:fill="FFFFFF"/>
              <w:lang w:eastAsia="zh-CN" w:bidi="ar-SA"/>
              <w:woUserID w:val="5"/>
            </w:rPr>
            <w:delText>中</w:delText>
          </w:r>
        </w:del>
      </w:ins>
      <w:del w:id="195" w:author="杨东 [2]" w:date="2026-07-29T12:50:43Z">
        <w:r>
          <w:rPr>
            <w:rFonts w:ascii="Tahoma" w:hAnsi="Tahoma" w:cs="Tahoma" w:eastAsiaTheme="minorEastAsia"/>
            <w:color w:val="0000FF"/>
            <w:kern w:val="2"/>
            <w:sz w:val="21"/>
            <w:szCs w:val="21"/>
            <w:shd w:val="clear" w:color="auto" w:fill="FFFFFF"/>
            <w:lang w:val="en-US" w:eastAsia="zh-CN" w:bidi="ar-SA"/>
          </w:rPr>
          <w:delText>. The value of 128 reported in Table 1 is the padded embedding-vocabulary dimension, which was selected for implementation and hardware efficiency. The unused token IDs do not correspond to multi-nucleotide tokens and are never generated from genomic sequence input.</w:delText>
        </w:r>
      </w:del>
    </w:p>
    <w:p w14:paraId="27F8A772">
      <w:pPr>
        <w:pStyle w:val="2"/>
        <w:keepNext w:val="0"/>
        <w:keepLines w:val="0"/>
        <w:widowControl/>
        <w:suppressLineNumbers w:val="0"/>
        <w:spacing w:before="0" w:beforeAutospacing="1" w:after="0" w:afterAutospacing="1"/>
        <w:ind w:left="0" w:right="0"/>
        <w:jc w:val="both"/>
        <w:rPr>
          <w:del w:id="196" w:author="杨东 [2]" w:date="2026-07-29T12:50:43Z"/>
          <w:rFonts w:ascii="Tahoma" w:hAnsi="Tahoma" w:cs="Tahoma" w:eastAsiaTheme="minorEastAsia"/>
          <w:color w:val="0000FF"/>
          <w:kern w:val="2"/>
          <w:sz w:val="21"/>
          <w:szCs w:val="21"/>
          <w:shd w:val="clear" w:color="auto" w:fill="FFFFFF"/>
          <w:lang w:val="en-US" w:eastAsia="zh-CN" w:bidi="ar-SA"/>
        </w:rPr>
      </w:pPr>
      <w:del w:id="197" w:author="杨东 [2]" w:date="2026-07-29T12:50:43Z">
        <w:r>
          <w:rPr>
            <w:rFonts w:ascii="Tahoma" w:hAnsi="Tahoma" w:cs="Tahoma" w:eastAsiaTheme="minorEastAsia"/>
            <w:color w:val="0000FF"/>
            <w:kern w:val="2"/>
            <w:sz w:val="21"/>
            <w:szCs w:val="21"/>
            <w:shd w:val="clear" w:color="auto" w:fill="FFFFFF"/>
            <w:lang w:val="en-US" w:eastAsia="zh-CN" w:bidi="ar-SA"/>
          </w:rPr>
          <w:delText xml:space="preserve">Therefore, the sequence length in model tokens is equal to the sequence length in nucleotides, except for </w:delText>
        </w:r>
      </w:del>
      <w:del w:id="198" w:author="杨东 [2]" w:date="2026-07-29T12:50:43Z">
        <w:r>
          <w:rPr>
            <w:rFonts w:hint="eastAsia" w:ascii="Tahoma" w:hAnsi="Tahoma" w:cs="Tahoma"/>
            <w:color w:val="0000FF"/>
            <w:kern w:val="2"/>
            <w:sz w:val="21"/>
            <w:szCs w:val="21"/>
            <w:shd w:val="clear" w:color="auto" w:fill="FFFFFF"/>
            <w:lang w:val="en-US" w:eastAsia="zh-CN" w:bidi="ar-SA"/>
          </w:rPr>
          <w:delText>(</w:delText>
        </w:r>
      </w:del>
      <w:del w:id="199" w:author="杨东 [2]" w:date="2026-07-29T12:50:43Z">
        <w:r>
          <w:rPr>
            <w:rFonts w:ascii="Tahoma" w:hAnsi="Tahoma" w:cs="Tahoma" w:eastAsiaTheme="minorEastAsia"/>
            <w:color w:val="0000FF"/>
            <w:kern w:val="2"/>
            <w:sz w:val="21"/>
            <w:szCs w:val="21"/>
            <w:shd w:val="clear" w:color="auto" w:fill="FFFFFF"/>
            <w:lang w:val="en-US" w:eastAsia="zh-CN" w:bidi="ar-SA"/>
          </w:rPr>
          <w:delText>state precisely whether BOS/EOS or other special tokens are added</w:delText>
        </w:r>
      </w:del>
      <w:del w:id="200" w:author="杨东 [2]" w:date="2026-07-29T12:50:43Z">
        <w:r>
          <w:rPr>
            <w:rFonts w:hint="eastAsia" w:ascii="Tahoma" w:hAnsi="Tahoma" w:cs="Tahoma"/>
            <w:color w:val="0000FF"/>
            <w:kern w:val="2"/>
            <w:sz w:val="21"/>
            <w:szCs w:val="21"/>
            <w:shd w:val="clear" w:color="auto" w:fill="FFFFFF"/>
            <w:lang w:val="en-US" w:eastAsia="zh-CN" w:bidi="ar-SA"/>
          </w:rPr>
          <w:delText>)</w:delText>
        </w:r>
      </w:del>
      <w:del w:id="201" w:author="杨东 [2]" w:date="2026-07-29T12:50:43Z">
        <w:r>
          <w:rPr>
            <w:rFonts w:ascii="Tahoma" w:hAnsi="Tahoma" w:cs="Tahoma" w:eastAsiaTheme="minorEastAsia"/>
            <w:color w:val="0000FF"/>
            <w:kern w:val="2"/>
            <w:sz w:val="21"/>
            <w:szCs w:val="21"/>
            <w:shd w:val="clear" w:color="auto" w:fill="FFFFFF"/>
            <w:lang w:val="en-US" w:eastAsia="zh-CN" w:bidi="ar-SA"/>
          </w:rPr>
          <w:delText>. A 1-Mb genomic sequence is represented by approximately one million nucleotide tokens, rather than by a shorter series of k-mer or subword tokens.</w:delText>
        </w:r>
      </w:del>
    </w:p>
    <w:p w14:paraId="7D10DAE0">
      <w:pPr>
        <w:pStyle w:val="2"/>
        <w:keepNext w:val="0"/>
        <w:keepLines w:val="0"/>
        <w:widowControl/>
        <w:suppressLineNumbers w:val="0"/>
        <w:spacing w:before="0" w:beforeAutospacing="1" w:after="0" w:afterAutospacing="1"/>
        <w:ind w:left="0" w:right="0"/>
        <w:jc w:val="both"/>
        <w:rPr>
          <w:del w:id="202" w:author="杨东 [2]" w:date="2026-07-29T12:50:43Z"/>
          <w:rFonts w:ascii="Tahoma" w:hAnsi="Tahoma" w:cs="Tahoma" w:eastAsiaTheme="minorEastAsia"/>
          <w:color w:val="0000FF"/>
          <w:kern w:val="2"/>
          <w:sz w:val="21"/>
          <w:szCs w:val="21"/>
          <w:shd w:val="clear" w:color="auto" w:fill="FFFFFF"/>
          <w:lang w:val="en-US" w:eastAsia="zh-CN" w:bidi="ar-SA"/>
        </w:rPr>
      </w:pPr>
      <w:del w:id="203" w:author="杨东 [2]" w:date="2026-07-29T12:50:43Z">
        <w:r>
          <w:rPr>
            <w:rFonts w:ascii="Tahoma" w:hAnsi="Tahoma" w:cs="Tahoma" w:eastAsiaTheme="minorEastAsia"/>
            <w:color w:val="0000FF"/>
            <w:kern w:val="2"/>
            <w:sz w:val="21"/>
            <w:szCs w:val="21"/>
            <w:shd w:val="clear" w:color="auto" w:fill="FFFFFF"/>
            <w:lang w:val="en-US" w:eastAsia="zh-CN" w:bidi="ar-SA"/>
          </w:rPr>
          <w:delText>To prevent further ambiguity, we have:</w:delText>
        </w:r>
      </w:del>
      <w:del w:id="204" w:author="杨东 [2]" w:date="2026-07-29T12:50:43Z">
        <w:r>
          <w:rPr>
            <w:rFonts w:hint="eastAsia" w:ascii="Tahoma" w:hAnsi="Tahoma" w:cs="Tahoma"/>
            <w:color w:val="0000FF"/>
            <w:kern w:val="2"/>
            <w:sz w:val="21"/>
            <w:szCs w:val="21"/>
            <w:shd w:val="clear" w:color="auto" w:fill="FFFFFF"/>
            <w:lang w:val="en-US" w:eastAsia="zh-CN" w:bidi="ar-SA"/>
          </w:rPr>
          <w:delText xml:space="preserve"> 1. </w:delText>
        </w:r>
      </w:del>
      <w:del w:id="205" w:author="杨东 [2]" w:date="2026-07-29T12:50:43Z">
        <w:r>
          <w:rPr>
            <w:rFonts w:ascii="Tahoma" w:hAnsi="Tahoma" w:cs="Tahoma" w:eastAsiaTheme="minorEastAsia"/>
            <w:color w:val="0000FF"/>
            <w:kern w:val="2"/>
            <w:sz w:val="21"/>
            <w:szCs w:val="21"/>
            <w:shd w:val="clear" w:color="auto" w:fill="FFFFFF"/>
            <w:lang w:val="en-US" w:eastAsia="zh-CN" w:bidi="ar-SA"/>
          </w:rPr>
          <w:delText>added the complete tokenizer vocabulary and sequence-conversion procedure to the Methods and Supplementary Methods;</w:delText>
        </w:r>
      </w:del>
      <w:del w:id="206" w:author="杨东 [2]" w:date="2026-07-29T12:50:43Z">
        <w:r>
          <w:rPr>
            <w:rFonts w:hint="eastAsia" w:ascii="Tahoma" w:hAnsi="Tahoma" w:cs="Tahoma"/>
            <w:color w:val="0000FF"/>
            <w:kern w:val="2"/>
            <w:sz w:val="21"/>
            <w:szCs w:val="21"/>
            <w:shd w:val="clear" w:color="auto" w:fill="FFFFFF"/>
            <w:lang w:val="en-US" w:eastAsia="zh-CN" w:bidi="ar-SA"/>
          </w:rPr>
          <w:delText xml:space="preserve"> 2. </w:delText>
        </w:r>
      </w:del>
      <w:del w:id="207" w:author="杨东 [2]" w:date="2026-07-29T12:50:43Z">
        <w:r>
          <w:rPr>
            <w:rFonts w:ascii="Tahoma" w:hAnsi="Tahoma" w:cs="Tahoma" w:eastAsiaTheme="minorEastAsia"/>
            <w:color w:val="0000FF"/>
            <w:kern w:val="2"/>
            <w:sz w:val="21"/>
            <w:szCs w:val="21"/>
            <w:shd w:val="clear" w:color="auto" w:fill="FFFFFF"/>
            <w:lang w:val="en-US" w:eastAsia="zh-CN" w:bidi="ar-SA"/>
          </w:rPr>
          <w:delText>changed the Table 1 entry from “Vocabulary size: 128 (padded)” to:</w:delText>
        </w:r>
      </w:del>
      <w:del w:id="208" w:author="杨东 [2]" w:date="2026-07-29T12:50:43Z">
        <w:r>
          <w:rPr>
            <w:rFonts w:hint="eastAsia" w:ascii="Tahoma" w:hAnsi="Tahoma" w:cs="Tahoma"/>
            <w:color w:val="0000FF"/>
            <w:kern w:val="2"/>
            <w:sz w:val="21"/>
            <w:szCs w:val="21"/>
            <w:shd w:val="clear" w:color="auto" w:fill="FFFFFF"/>
            <w:lang w:val="en-US" w:eastAsia="zh-CN" w:bidi="ar-SA"/>
          </w:rPr>
          <w:delText xml:space="preserve"> </w:delText>
        </w:r>
      </w:del>
      <w:del w:id="209" w:author="杨东 [2]" w:date="2026-07-29T12:50:43Z">
        <w:r>
          <w:rPr>
            <w:rFonts w:ascii="Tahoma" w:hAnsi="Tahoma" w:cs="Tahoma" w:eastAsiaTheme="minorEastAsia"/>
            <w:color w:val="0000FF"/>
            <w:kern w:val="2"/>
            <w:sz w:val="21"/>
            <w:szCs w:val="21"/>
            <w:shd w:val="clear" w:color="auto" w:fill="FFFFFF"/>
            <w:lang w:val="en-US" w:eastAsia="zh-CN" w:bidi="ar-SA"/>
          </w:rPr>
          <w:delText>“Biological and special tokens: [exact number]”</w:delText>
        </w:r>
      </w:del>
      <w:del w:id="210" w:author="杨东 [2]" w:date="2026-07-29T12:50:43Z">
        <w:r>
          <w:rPr>
            <w:rFonts w:hint="eastAsia" w:ascii="Tahoma" w:hAnsi="Tahoma" w:cs="Tahoma"/>
            <w:color w:val="0000FF"/>
            <w:kern w:val="2"/>
            <w:sz w:val="21"/>
            <w:szCs w:val="21"/>
            <w:shd w:val="clear" w:color="auto" w:fill="FFFFFF"/>
            <w:lang w:val="en-US" w:eastAsia="zh-CN" w:bidi="ar-SA"/>
          </w:rPr>
          <w:delText xml:space="preserve">; </w:delText>
        </w:r>
      </w:del>
      <w:del w:id="211" w:author="杨东 [2]" w:date="2026-07-29T12:50:43Z">
        <w:r>
          <w:rPr>
            <w:rFonts w:ascii="Tahoma" w:hAnsi="Tahoma" w:cs="Tahoma" w:eastAsiaTheme="minorEastAsia"/>
            <w:color w:val="0000FF"/>
            <w:kern w:val="2"/>
            <w:sz w:val="21"/>
            <w:szCs w:val="21"/>
            <w:shd w:val="clear" w:color="auto" w:fill="FFFFFF"/>
            <w:lang w:val="en-US" w:eastAsia="zh-CN" w:bidi="ar-SA"/>
          </w:rPr>
          <w:delText>“Embedding vocabulary dimension after implementation padding: 128”;</w:delText>
        </w:r>
      </w:del>
      <w:del w:id="212" w:author="杨东 [2]" w:date="2026-07-29T12:50:43Z">
        <w:r>
          <w:rPr>
            <w:rFonts w:hint="eastAsia" w:ascii="Tahoma" w:hAnsi="Tahoma" w:cs="Tahoma"/>
            <w:color w:val="0000FF"/>
            <w:kern w:val="2"/>
            <w:sz w:val="21"/>
            <w:szCs w:val="21"/>
            <w:shd w:val="clear" w:color="auto" w:fill="FFFFFF"/>
            <w:lang w:val="en-US" w:eastAsia="zh-CN" w:bidi="ar-SA"/>
          </w:rPr>
          <w:delText xml:space="preserve"> 3. </w:delText>
        </w:r>
      </w:del>
      <w:del w:id="213" w:author="杨东 [2]" w:date="2026-07-29T12:50:43Z">
        <w:r>
          <w:rPr>
            <w:rFonts w:ascii="Tahoma" w:hAnsi="Tahoma" w:cs="Tahoma" w:eastAsiaTheme="minorEastAsia"/>
            <w:color w:val="0000FF"/>
            <w:kern w:val="2"/>
            <w:sz w:val="21"/>
            <w:szCs w:val="21"/>
            <w:shd w:val="clear" w:color="auto" w:fill="FFFFFF"/>
            <w:lang w:val="en-US" w:eastAsia="zh-CN" w:bidi="ar-SA"/>
          </w:rPr>
          <w:delText xml:space="preserve">added a tokenizer example showing the one-to-one mapping between nucleotides and token positions; </w:delText>
        </w:r>
      </w:del>
      <w:del w:id="214" w:author="杨东 [2]" w:date="2026-07-29T12:50:43Z">
        <w:r>
          <w:rPr>
            <w:rFonts w:hint="eastAsia" w:ascii="Tahoma" w:hAnsi="Tahoma" w:cs="Tahoma"/>
            <w:color w:val="0000FF"/>
            <w:kern w:val="2"/>
            <w:sz w:val="21"/>
            <w:szCs w:val="21"/>
            <w:shd w:val="clear" w:color="auto" w:fill="FFFFFF"/>
            <w:lang w:val="en-US" w:eastAsia="zh-CN" w:bidi="ar-SA"/>
          </w:rPr>
          <w:delText xml:space="preserve">4. </w:delText>
        </w:r>
      </w:del>
      <w:del w:id="215" w:author="杨东 [2]" w:date="2026-07-29T12:50:43Z">
        <w:r>
          <w:rPr>
            <w:rFonts w:ascii="Tahoma" w:hAnsi="Tahoma" w:cs="Tahoma" w:eastAsiaTheme="minorEastAsia"/>
            <w:color w:val="0000FF"/>
            <w:kern w:val="2"/>
            <w:sz w:val="21"/>
            <w:szCs w:val="21"/>
            <w:shd w:val="clear" w:color="auto" w:fill="FFFFFF"/>
            <w:lang w:val="en-US" w:eastAsia="zh-CN" w:bidi="ar-SA"/>
          </w:rPr>
          <w:delText>clarified our operational definition of “single-nucleotide resolution.”</w:delText>
        </w:r>
      </w:del>
    </w:p>
    <w:p w14:paraId="2E8505B6">
      <w:pPr>
        <w:pStyle w:val="2"/>
        <w:keepNext w:val="0"/>
        <w:keepLines w:val="0"/>
        <w:widowControl/>
        <w:suppressLineNumbers w:val="0"/>
        <w:spacing w:before="0" w:beforeAutospacing="1" w:after="0" w:afterAutospacing="1"/>
        <w:ind w:left="0" w:right="0"/>
        <w:jc w:val="both"/>
        <w:rPr>
          <w:del w:id="216" w:author="杨东 [2]" w:date="2026-07-29T12:50:43Z"/>
          <w:rFonts w:ascii="Tahoma" w:hAnsi="Tahoma" w:cs="Tahoma" w:eastAsiaTheme="minorEastAsia"/>
          <w:color w:val="0000FF"/>
          <w:kern w:val="2"/>
          <w:sz w:val="21"/>
          <w:szCs w:val="21"/>
          <w:shd w:val="clear" w:color="auto" w:fill="FFFFFF"/>
          <w:lang w:val="en-US" w:eastAsia="zh-CN" w:bidi="ar-SA"/>
        </w:rPr>
      </w:pPr>
      <w:del w:id="217" w:author="杨东 [2]" w:date="2026-07-29T12:50:43Z">
        <w:r>
          <w:rPr>
            <w:rFonts w:ascii="Tahoma" w:hAnsi="Tahoma" w:cs="Tahoma" w:eastAsiaTheme="minorEastAsia"/>
            <w:color w:val="0000FF"/>
            <w:kern w:val="2"/>
            <w:sz w:val="21"/>
            <w:szCs w:val="21"/>
            <w:shd w:val="clear" w:color="auto" w:fill="FFFFFF"/>
            <w:lang w:val="en-US" w:eastAsia="zh-CN" w:bidi="ar-SA"/>
          </w:rPr>
          <w:delText>The revised text states:</w:delText>
        </w:r>
      </w:del>
    </w:p>
    <w:p w14:paraId="32BF3E37">
      <w:pPr>
        <w:pStyle w:val="2"/>
        <w:keepNext w:val="0"/>
        <w:keepLines w:val="0"/>
        <w:widowControl/>
        <w:suppressLineNumbers w:val="0"/>
        <w:spacing w:before="0" w:beforeAutospacing="1" w:after="0" w:afterAutospacing="1"/>
        <w:ind w:left="0" w:right="0"/>
        <w:jc w:val="both"/>
        <w:rPr>
          <w:del w:id="218" w:author="杨东 [2]" w:date="2026-07-29T12:50:43Z"/>
          <w:rFonts w:ascii="Tahoma" w:hAnsi="Tahoma" w:cs="Tahoma" w:eastAsiaTheme="minorEastAsia"/>
          <w:color w:val="0000FF"/>
          <w:kern w:val="2"/>
          <w:sz w:val="21"/>
          <w:szCs w:val="21"/>
          <w:shd w:val="clear" w:color="auto" w:fill="FFFFFF"/>
          <w:lang w:val="en-US" w:eastAsia="zh-CN" w:bidi="ar-SA"/>
        </w:rPr>
      </w:pPr>
      <w:del w:id="219" w:author="杨东 [2]" w:date="2026-07-29T12:50:43Z">
        <w:r>
          <w:rPr>
            <w:rFonts w:ascii="Tahoma" w:hAnsi="Tahoma" w:cs="Tahoma" w:eastAsiaTheme="minorEastAsia"/>
            <w:color w:val="0000FF"/>
            <w:kern w:val="2"/>
            <w:sz w:val="21"/>
            <w:szCs w:val="21"/>
            <w:shd w:val="clear" w:color="auto" w:fill="FFFFFF"/>
            <w:lang w:val="en-US" w:eastAsia="zh-CN" w:bidi="ar-SA"/>
          </w:rPr>
          <w:delText>“OGR uses character-level nucleotide tokenization, with each genomic nucleotide mapped to one token position. The embedding table was padded to 128 entries for computational implementation; this padding does not alter the one-nucleotide-per-token representation.”</w:delText>
        </w:r>
      </w:del>
    </w:p>
    <w:p w14:paraId="5325686A">
      <w:pPr>
        <w:pStyle w:val="2"/>
        <w:keepNext w:val="0"/>
        <w:keepLines w:val="0"/>
        <w:widowControl/>
        <w:suppressLineNumbers w:val="0"/>
        <w:spacing w:before="0" w:beforeAutospacing="1" w:after="0" w:afterAutospacing="1"/>
        <w:ind w:left="0" w:right="0"/>
        <w:jc w:val="both"/>
        <w:rPr>
          <w:del w:id="220" w:author="杨东 [2]" w:date="2026-07-29T12:50:43Z"/>
          <w:rFonts w:ascii="Tahoma" w:hAnsi="Tahoma" w:cs="Tahoma" w:eastAsiaTheme="minorEastAsia"/>
          <w:color w:val="0000FF"/>
          <w:kern w:val="2"/>
          <w:sz w:val="21"/>
          <w:szCs w:val="21"/>
          <w:shd w:val="clear" w:color="auto" w:fill="FFFFFF"/>
          <w:lang w:val="en-US" w:eastAsia="zh-CN" w:bidi="ar-SA"/>
        </w:rPr>
      </w:pPr>
      <w:del w:id="221" w:author="杨东 [2]" w:date="2026-07-29T12:50:43Z">
        <w:r>
          <w:rPr>
            <w:rFonts w:ascii="Tahoma" w:hAnsi="Tahoma" w:cs="Tahoma" w:eastAsiaTheme="minorEastAsia"/>
            <w:color w:val="0000FF"/>
            <w:kern w:val="2"/>
            <w:sz w:val="21"/>
            <w:szCs w:val="21"/>
            <w:shd w:val="clear" w:color="auto" w:fill="FFFFFF"/>
            <w:lang w:val="en-US" w:eastAsia="zh-CN" w:bidi="ar-SA"/>
          </w:rPr>
          <w:delText>We thank the reviewer for identifying this important documentation issue.</w:delText>
        </w:r>
      </w:del>
    </w:p>
    <w:p w14:paraId="2ED25B57">
      <w:pPr>
        <w:pStyle w:val="2"/>
        <w:keepNext w:val="0"/>
        <w:keepLines w:val="0"/>
        <w:widowControl/>
        <w:suppressLineNumbers w:val="0"/>
        <w:spacing w:before="0" w:beforeAutospacing="1" w:after="0" w:afterAutospacing="1"/>
        <w:ind w:left="0" w:right="0"/>
        <w:jc w:val="both"/>
        <w:rPr>
          <w:del w:id="222" w:author="杨东 [2]" w:date="2026-07-29T12:50:43Z"/>
          <w:rFonts w:ascii="Tahoma" w:hAnsi="Tahoma" w:cs="Tahoma" w:eastAsiaTheme="minorEastAsia"/>
          <w:color w:val="0000FF"/>
          <w:kern w:val="2"/>
          <w:sz w:val="21"/>
          <w:szCs w:val="21"/>
          <w:shd w:val="clear" w:color="auto" w:fill="FFFFFF"/>
          <w:lang w:val="en-US" w:eastAsia="zh-CN" w:bidi="ar-SA"/>
        </w:rPr>
      </w:pPr>
      <w:del w:id="223" w:author="杨东 [2]" w:date="2026-07-29T12:50:43Z">
        <w:r>
          <w:rPr>
            <w:rFonts w:ascii="Tahoma" w:hAnsi="Tahoma" w:cs="Tahoma" w:eastAsiaTheme="minorEastAsia"/>
            <w:color w:val="0000FF"/>
            <w:kern w:val="2"/>
            <w:sz w:val="21"/>
            <w:szCs w:val="21"/>
            <w:shd w:val="clear" w:color="auto" w:fill="FFFFFF"/>
            <w:lang w:val="en-US" w:eastAsia="zh-CN" w:bidi="ar-SA"/>
          </w:rPr>
          <w:delText>Changes in the manuscript:</w:delText>
        </w:r>
      </w:del>
    </w:p>
    <w:p w14:paraId="4BA98814">
      <w:pPr>
        <w:pStyle w:val="2"/>
        <w:keepNext w:val="0"/>
        <w:keepLines w:val="0"/>
        <w:widowControl/>
        <w:suppressLineNumbers w:val="0"/>
        <w:spacing w:before="0" w:beforeAutospacing="1" w:after="0" w:afterAutospacing="1"/>
        <w:ind w:left="0" w:right="0"/>
        <w:jc w:val="both"/>
        <w:rPr>
          <w:del w:id="224" w:author="杨东 [2]" w:date="2026-07-29T12:50:43Z"/>
          <w:rFonts w:ascii="Tahoma" w:hAnsi="Tahoma" w:cs="Tahoma" w:eastAsiaTheme="minorEastAsia"/>
          <w:color w:val="0000FF"/>
          <w:kern w:val="2"/>
          <w:sz w:val="21"/>
          <w:szCs w:val="21"/>
          <w:shd w:val="clear" w:color="auto" w:fill="FFFFFF"/>
          <w:lang w:val="en-US" w:eastAsia="zh-CN" w:bidi="ar-SA"/>
        </w:rPr>
      </w:pPr>
      <w:del w:id="225" w:author="杨东 [2]" w:date="2026-07-29T12:50:43Z">
        <w:r>
          <w:rPr>
            <w:rFonts w:ascii="Tahoma" w:hAnsi="Tahoma" w:cs="Tahoma" w:eastAsiaTheme="minorEastAsia"/>
            <w:color w:val="0000FF"/>
            <w:kern w:val="2"/>
            <w:sz w:val="21"/>
            <w:szCs w:val="21"/>
            <w:shd w:val="clear" w:color="auto" w:fill="FFFFFF"/>
            <w:lang w:val="en-US" w:eastAsia="zh-CN" w:bidi="ar-SA"/>
          </w:rPr>
          <w:delText>Methods, “Tokenizer and input representation”: Lines [</w:delText>
        </w:r>
      </w:del>
      <w:del w:id="226" w:author="杨东 [2]" w:date="2026-07-29T12:50:43Z">
        <w:r>
          <w:rPr>
            <w:rFonts w:hint="eastAsia" w:ascii="Tahoma" w:hAnsi="Tahoma" w:cs="Tahoma"/>
            <w:color w:val="0000FF"/>
            <w:kern w:val="2"/>
            <w:sz w:val="21"/>
            <w:szCs w:val="21"/>
            <w:shd w:val="clear" w:color="auto" w:fill="FFFFFF"/>
            <w:lang w:val="en-US" w:eastAsia="zh-CN" w:bidi="ar-SA"/>
          </w:rPr>
          <w:delText>..</w:delText>
        </w:r>
      </w:del>
      <w:del w:id="227"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del w:id="228" w:author="杨东 [2]" w:date="2026-07-29T12:50:43Z">
        <w:r>
          <w:rPr>
            <w:rFonts w:hint="eastAsia" w:ascii="Tahoma" w:hAnsi="Tahoma" w:cs="Tahoma"/>
            <w:color w:val="0000FF"/>
            <w:kern w:val="2"/>
            <w:sz w:val="21"/>
            <w:szCs w:val="21"/>
            <w:shd w:val="clear" w:color="auto" w:fill="FFFFFF"/>
            <w:lang w:val="en-US" w:eastAsia="zh-CN" w:bidi="ar-SA"/>
          </w:rPr>
          <w:delText>..</w:delText>
        </w:r>
      </w:del>
      <w:del w:id="229" w:author="杨东 [2]" w:date="2026-07-29T12:50:43Z">
        <w:r>
          <w:rPr>
            <w:rFonts w:ascii="Tahoma" w:hAnsi="Tahoma" w:cs="Tahoma" w:eastAsiaTheme="minorEastAsia"/>
            <w:color w:val="0000FF"/>
            <w:kern w:val="2"/>
            <w:sz w:val="21"/>
            <w:szCs w:val="21"/>
            <w:shd w:val="clear" w:color="auto" w:fill="FFFFFF"/>
            <w:lang w:val="en-US" w:eastAsia="zh-CN" w:bidi="ar-SA"/>
          </w:rPr>
          <w:delText>]</w:delText>
        </w:r>
      </w:del>
    </w:p>
    <w:p w14:paraId="078701E3">
      <w:pPr>
        <w:pStyle w:val="2"/>
        <w:keepNext w:val="0"/>
        <w:keepLines w:val="0"/>
        <w:widowControl/>
        <w:suppressLineNumbers w:val="0"/>
        <w:spacing w:before="0" w:beforeAutospacing="1" w:after="0" w:afterAutospacing="1"/>
        <w:ind w:left="0" w:right="0"/>
        <w:jc w:val="both"/>
        <w:rPr>
          <w:del w:id="230" w:author="杨东 [2]" w:date="2026-07-29T12:50:43Z"/>
          <w:rFonts w:ascii="Tahoma" w:hAnsi="Tahoma" w:cs="Tahoma" w:eastAsiaTheme="minorEastAsia"/>
          <w:color w:val="0000FF"/>
          <w:kern w:val="2"/>
          <w:sz w:val="21"/>
          <w:szCs w:val="21"/>
          <w:shd w:val="clear" w:color="auto" w:fill="FFFFFF"/>
          <w:lang w:val="en-US" w:eastAsia="zh-CN" w:bidi="ar-SA"/>
        </w:rPr>
      </w:pPr>
      <w:del w:id="231" w:author="杨东 [2]" w:date="2026-07-29T12:50:43Z">
        <w:r>
          <w:rPr>
            <w:rFonts w:ascii="Tahoma" w:hAnsi="Tahoma" w:cs="Tahoma" w:eastAsiaTheme="minorEastAsia"/>
            <w:color w:val="0000FF"/>
            <w:kern w:val="2"/>
            <w:sz w:val="21"/>
            <w:szCs w:val="21"/>
            <w:shd w:val="clear" w:color="auto" w:fill="FFFFFF"/>
            <w:lang w:val="en-US" w:eastAsia="zh-CN" w:bidi="ar-SA"/>
          </w:rPr>
          <w:delText>Table 1</w:delText>
        </w:r>
      </w:del>
    </w:p>
    <w:p w14:paraId="178A293C">
      <w:pPr>
        <w:pStyle w:val="2"/>
        <w:keepNext w:val="0"/>
        <w:keepLines w:val="0"/>
        <w:widowControl/>
        <w:suppressLineNumbers w:val="0"/>
        <w:spacing w:before="0" w:beforeAutospacing="1" w:after="0" w:afterAutospacing="1"/>
        <w:ind w:left="0" w:right="0"/>
        <w:jc w:val="both"/>
        <w:rPr>
          <w:del w:id="232" w:author="杨东 [2]" w:date="2026-07-29T12:50:43Z"/>
          <w:rFonts w:ascii="Tahoma" w:hAnsi="Tahoma" w:cs="Tahoma" w:eastAsiaTheme="minorEastAsia"/>
          <w:color w:val="0000FF"/>
          <w:kern w:val="2"/>
          <w:sz w:val="21"/>
          <w:szCs w:val="21"/>
          <w:shd w:val="clear" w:color="auto" w:fill="FFFFFF"/>
          <w:lang w:val="en-US" w:eastAsia="zh-CN" w:bidi="ar-SA"/>
        </w:rPr>
      </w:pPr>
      <w:del w:id="233" w:author="杨东 [2]" w:date="2026-07-29T12:50:43Z">
        <w:r>
          <w:rPr>
            <w:rFonts w:ascii="Tahoma" w:hAnsi="Tahoma" w:cs="Tahoma" w:eastAsiaTheme="minorEastAsia"/>
            <w:color w:val="0000FF"/>
            <w:kern w:val="2"/>
            <w:sz w:val="21"/>
            <w:szCs w:val="21"/>
            <w:shd w:val="clear" w:color="auto" w:fill="FFFFFF"/>
            <w:lang w:val="en-US" w:eastAsia="zh-CN" w:bidi="ar-SA"/>
          </w:rPr>
          <w:delText>Supplementary Table</w:delText>
        </w:r>
      </w:del>
    </w:p>
    <w:p w14:paraId="55991BF3">
      <w:pPr>
        <w:pStyle w:val="2"/>
        <w:widowControl/>
        <w:spacing w:beforeAutospacing="1" w:afterAutospacing="1"/>
        <w:rPr>
          <w:ins w:id="235" w:author="张军阳" w:date="2026-07-27T15:47:59Z"/>
          <w:del w:id="236" w:author="杨东 [2]" w:date="2026-07-29T12:50:43Z"/>
          <w:rFonts w:hint="default" w:ascii="Tahoma" w:hAnsi="Tahoma" w:cs="Tahoma"/>
          <w:color w:val="000000"/>
          <w:szCs w:val="21"/>
        </w:rPr>
        <w:pPrChange w:id="234" w:author="张军阳" w:date="2026-07-27T15:52:08Z">
          <w:pPr/>
        </w:pPrChange>
      </w:pP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Change w:id="237" w:author="张军阳" w:date="2026-07-27T15:51:50Z">
          <w:tblPr>
            <w:tblStyle w:val="3"/>
            <w:tblW w:w="864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PrChange>
      </w:tblPr>
      <w:tblGrid>
        <w:gridCol w:w="916"/>
        <w:gridCol w:w="899"/>
        <w:gridCol w:w="908"/>
        <w:gridCol w:w="1004"/>
        <w:gridCol w:w="1207"/>
        <w:gridCol w:w="1018"/>
        <w:gridCol w:w="701"/>
        <w:gridCol w:w="850"/>
        <w:gridCol w:w="1019"/>
        <w:tblGridChange w:id="238">
          <w:tblGrid>
            <w:gridCol w:w="50"/>
            <w:gridCol w:w="50"/>
            <w:gridCol w:w="50"/>
            <w:gridCol w:w="50"/>
            <w:gridCol w:w="50"/>
            <w:gridCol w:w="50"/>
            <w:gridCol w:w="50"/>
            <w:gridCol w:w="50"/>
            <w:gridCol w:w="8240"/>
          </w:tblGrid>
        </w:tblGridChange>
      </w:tblGrid>
      <w:tr w14:paraId="0BF12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41" w:author="张军阳" w:date="2026-07-27T15:51:50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276" w:hRule="atLeast"/>
          <w:ins w:id="239" w:author="张军阳" w:date="2026-07-27T15:51:38Z"/>
          <w:del w:id="240" w:author="杨东 [2]" w:date="2026-07-29T12:50:43Z"/>
          <w:trPrChange w:id="241" w:author="张军阳" w:date="2026-07-27T15:51:50Z">
            <w:trPr>
              <w:trHeight w:val="276" w:hRule="atLeast"/>
            </w:trPr>
          </w:trPrChange>
        </w:trPr>
        <w:tc>
          <w:tcPr>
            <w:tcW w:w="5000" w:type="pct"/>
            <w:gridSpan w:val="9"/>
            <w:tcBorders>
              <w:top w:val="single" w:color="auto" w:sz="4" w:space="0"/>
              <w:left w:val="single" w:color="auto" w:sz="4" w:space="0"/>
              <w:bottom w:val="single" w:color="auto" w:sz="4" w:space="0"/>
              <w:right w:val="single" w:color="auto" w:sz="4" w:space="0"/>
            </w:tcBorders>
            <w:shd w:val="clear" w:color="auto" w:fill="auto"/>
            <w:noWrap/>
            <w:vAlign w:val="bottom"/>
            <w:tcPrChange w:id="242" w:author="张军阳" w:date="2026-07-27T15:51:50Z">
              <w:tcPr>
                <w:tcW w:w="8640" w:type="dxa"/>
                <w:gridSpan w:val="9"/>
                <w:tcBorders>
                  <w:top w:val="single" w:color="auto" w:sz="4" w:space="0"/>
                  <w:left w:val="single" w:color="auto" w:sz="4" w:space="0"/>
                  <w:bottom w:val="single" w:color="auto" w:sz="4" w:space="0"/>
                  <w:right w:val="single" w:color="auto" w:sz="4" w:space="0"/>
                </w:tcBorders>
                <w:noWrap/>
                <w:vAlign w:val="bottom"/>
              </w:tcPr>
            </w:tcPrChange>
          </w:tcPr>
          <w:p w14:paraId="17F47462">
            <w:pPr>
              <w:keepNext w:val="0"/>
              <w:keepLines w:val="0"/>
              <w:widowControl/>
              <w:suppressLineNumbers w:val="0"/>
              <w:jc w:val="center"/>
              <w:textAlignment w:val="bottom"/>
              <w:rPr>
                <w:ins w:id="243" w:author="张军阳" w:date="2026-07-27T15:51:38Z"/>
                <w:del w:id="244" w:author="杨东 [2]" w:date="2026-07-29T12:50:43Z"/>
                <w:rFonts w:ascii="等线" w:hAnsi="等线" w:eastAsia="等线" w:cs="等线"/>
                <w:b/>
                <w:bCs/>
                <w:i w:val="0"/>
                <w:iCs w:val="0"/>
                <w:color w:val="000000"/>
                <w:sz w:val="22"/>
                <w:szCs w:val="22"/>
                <w:u w:val="none"/>
                <w:woUserID w:val="2"/>
              </w:rPr>
            </w:pPr>
            <w:ins w:id="245" w:author="张军阳" w:date="2026-07-27T15:51:38Z">
              <w:del w:id="246"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OGR vocabulary</w:delText>
                </w:r>
              </w:del>
            </w:ins>
          </w:p>
        </w:tc>
      </w:tr>
      <w:tr w14:paraId="0CA3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49"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76" w:hRule="atLeast"/>
          <w:ins w:id="247" w:author="张军阳" w:date="2026-07-27T15:51:38Z"/>
          <w:del w:id="248" w:author="杨东 [2]" w:date="2026-07-29T12:50:43Z"/>
          <w:trPrChange w:id="249"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250"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14:paraId="3D32BC12">
            <w:pPr>
              <w:keepNext w:val="0"/>
              <w:keepLines w:val="0"/>
              <w:widowControl/>
              <w:suppressLineNumbers w:val="0"/>
              <w:jc w:val="center"/>
              <w:textAlignment w:val="bottom"/>
              <w:rPr>
                <w:ins w:id="251" w:author="张军阳" w:date="2026-07-27T15:51:38Z"/>
                <w:del w:id="252" w:author="杨东 [2]" w:date="2026-07-29T12:50:43Z"/>
                <w:rFonts w:hint="default" w:ascii="等线" w:hAnsi="等线" w:eastAsia="等线" w:cs="等线"/>
                <w:b/>
                <w:bCs/>
                <w:i w:val="0"/>
                <w:iCs w:val="0"/>
                <w:color w:val="000000"/>
                <w:sz w:val="22"/>
                <w:szCs w:val="22"/>
                <w:u w:val="none"/>
                <w:woUserID w:val="2"/>
              </w:rPr>
            </w:pPr>
            <w:ins w:id="253" w:author="张军阳" w:date="2026-07-27T15:51:38Z">
              <w:del w:id="254"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[PAD]</w:delText>
                </w:r>
              </w:del>
            </w:ins>
          </w:p>
        </w:tc>
        <w:tc>
          <w:tcPr>
            <w:tcW w:w="527" w:type="pct"/>
            <w:tcBorders>
              <w:top w:val="nil"/>
              <w:left w:val="nil"/>
              <w:bottom w:val="single" w:color="auto" w:sz="4" w:space="0"/>
              <w:right w:val="single" w:color="auto" w:sz="4" w:space="0"/>
            </w:tcBorders>
            <w:shd w:val="clear" w:color="auto" w:fill="auto"/>
            <w:noWrap/>
            <w:vAlign w:val="bottom"/>
            <w:tcPrChange w:id="255" w:author="张军阳" w:date="2026-07-27T15:52:02Z">
              <w:tcPr>
                <w:tcW w:w="0" w:type="auto"/>
                <w:tcBorders>
                  <w:top w:val="nil"/>
                  <w:left w:val="nil"/>
                  <w:bottom w:val="single" w:color="auto" w:sz="4" w:space="0"/>
                  <w:right w:val="single" w:color="auto" w:sz="4" w:space="0"/>
                </w:tcBorders>
                <w:noWrap/>
                <w:vAlign w:val="bottom"/>
              </w:tcPr>
            </w:tcPrChange>
          </w:tcPr>
          <w:p w14:paraId="3D73C2B7">
            <w:pPr>
              <w:keepNext w:val="0"/>
              <w:keepLines w:val="0"/>
              <w:widowControl/>
              <w:suppressLineNumbers w:val="0"/>
              <w:jc w:val="center"/>
              <w:textAlignment w:val="bottom"/>
              <w:rPr>
                <w:ins w:id="256" w:author="张军阳" w:date="2026-07-27T15:51:38Z"/>
                <w:del w:id="257" w:author="杨东 [2]" w:date="2026-07-29T12:50:43Z"/>
                <w:rFonts w:hint="default" w:ascii="等线" w:hAnsi="等线" w:eastAsia="等线" w:cs="等线"/>
                <w:b/>
                <w:bCs/>
                <w:i w:val="0"/>
                <w:iCs w:val="0"/>
                <w:color w:val="000000"/>
                <w:sz w:val="22"/>
                <w:szCs w:val="22"/>
                <w:u w:val="none"/>
                <w:woUserID w:val="2"/>
              </w:rPr>
            </w:pPr>
            <w:ins w:id="258" w:author="张军阳" w:date="2026-07-27T15:51:38Z">
              <w:del w:id="259"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[UNK]</w:delText>
                </w:r>
              </w:del>
            </w:ins>
          </w:p>
        </w:tc>
        <w:tc>
          <w:tcPr>
            <w:tcW w:w="532" w:type="pct"/>
            <w:tcBorders>
              <w:top w:val="nil"/>
              <w:left w:val="nil"/>
              <w:bottom w:val="single" w:color="auto" w:sz="4" w:space="0"/>
              <w:right w:val="single" w:color="auto" w:sz="4" w:space="0"/>
            </w:tcBorders>
            <w:shd w:val="clear" w:color="auto" w:fill="auto"/>
            <w:noWrap/>
            <w:vAlign w:val="bottom"/>
            <w:tcPrChange w:id="260" w:author="张军阳" w:date="2026-07-27T15:52:02Z">
              <w:tcPr>
                <w:tcW w:w="0" w:type="auto"/>
                <w:tcBorders>
                  <w:top w:val="nil"/>
                  <w:left w:val="nil"/>
                  <w:bottom w:val="single" w:color="auto" w:sz="4" w:space="0"/>
                  <w:right w:val="single" w:color="auto" w:sz="4" w:space="0"/>
                </w:tcBorders>
                <w:noWrap/>
                <w:vAlign w:val="bottom"/>
              </w:tcPr>
            </w:tcPrChange>
          </w:tcPr>
          <w:p w14:paraId="14BD6F63">
            <w:pPr>
              <w:keepNext w:val="0"/>
              <w:keepLines w:val="0"/>
              <w:widowControl/>
              <w:suppressLineNumbers w:val="0"/>
              <w:jc w:val="center"/>
              <w:textAlignment w:val="bottom"/>
              <w:rPr>
                <w:ins w:id="261" w:author="张军阳" w:date="2026-07-27T15:51:38Z"/>
                <w:del w:id="262" w:author="杨东 [2]" w:date="2026-07-29T12:50:43Z"/>
                <w:rFonts w:hint="default" w:ascii="等线" w:hAnsi="等线" w:eastAsia="等线" w:cs="等线"/>
                <w:b/>
                <w:bCs/>
                <w:i w:val="0"/>
                <w:iCs w:val="0"/>
                <w:color w:val="000000"/>
                <w:sz w:val="22"/>
                <w:szCs w:val="22"/>
                <w:u w:val="none"/>
                <w:woUserID w:val="2"/>
              </w:rPr>
            </w:pPr>
            <w:ins w:id="263" w:author="张军阳" w:date="2026-07-27T15:51:38Z">
              <w:del w:id="264"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[CLS]</w:delText>
                </w:r>
              </w:del>
            </w:ins>
          </w:p>
        </w:tc>
        <w:tc>
          <w:tcPr>
            <w:tcW w:w="589" w:type="pct"/>
            <w:tcBorders>
              <w:top w:val="nil"/>
              <w:left w:val="nil"/>
              <w:bottom w:val="single" w:color="auto" w:sz="4" w:space="0"/>
              <w:right w:val="single" w:color="auto" w:sz="4" w:space="0"/>
            </w:tcBorders>
            <w:shd w:val="clear" w:color="auto" w:fill="auto"/>
            <w:noWrap/>
            <w:vAlign w:val="bottom"/>
            <w:tcPrChange w:id="265" w:author="张军阳" w:date="2026-07-27T15:52:02Z">
              <w:tcPr>
                <w:tcW w:w="0" w:type="auto"/>
                <w:tcBorders>
                  <w:top w:val="nil"/>
                  <w:left w:val="nil"/>
                  <w:bottom w:val="single" w:color="auto" w:sz="4" w:space="0"/>
                  <w:right w:val="single" w:color="auto" w:sz="4" w:space="0"/>
                </w:tcBorders>
                <w:noWrap/>
                <w:vAlign w:val="bottom"/>
              </w:tcPr>
            </w:tcPrChange>
          </w:tcPr>
          <w:p w14:paraId="08BCBC8C">
            <w:pPr>
              <w:keepNext w:val="0"/>
              <w:keepLines w:val="0"/>
              <w:widowControl/>
              <w:suppressLineNumbers w:val="0"/>
              <w:jc w:val="center"/>
              <w:textAlignment w:val="bottom"/>
              <w:rPr>
                <w:ins w:id="266" w:author="张军阳" w:date="2026-07-27T15:51:38Z"/>
                <w:del w:id="267" w:author="杨东 [2]" w:date="2026-07-29T12:50:43Z"/>
                <w:rFonts w:hint="default" w:ascii="等线" w:hAnsi="等线" w:eastAsia="等线" w:cs="等线"/>
                <w:b/>
                <w:bCs/>
                <w:i w:val="0"/>
                <w:iCs w:val="0"/>
                <w:color w:val="000000"/>
                <w:sz w:val="22"/>
                <w:szCs w:val="22"/>
                <w:u w:val="none"/>
                <w:woUserID w:val="2"/>
              </w:rPr>
            </w:pPr>
            <w:ins w:id="268" w:author="张军阳" w:date="2026-07-27T15:51:38Z">
              <w:del w:id="269"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[SEP]</w:delText>
                </w:r>
              </w:del>
            </w:ins>
          </w:p>
        </w:tc>
        <w:tc>
          <w:tcPr>
            <w:tcW w:w="708" w:type="pct"/>
            <w:tcBorders>
              <w:top w:val="nil"/>
              <w:left w:val="nil"/>
              <w:bottom w:val="single" w:color="auto" w:sz="4" w:space="0"/>
              <w:right w:val="single" w:color="auto" w:sz="4" w:space="0"/>
            </w:tcBorders>
            <w:shd w:val="clear" w:color="auto" w:fill="auto"/>
            <w:noWrap/>
            <w:vAlign w:val="bottom"/>
            <w:tcPrChange w:id="270" w:author="张军阳" w:date="2026-07-27T15:52:02Z">
              <w:tcPr>
                <w:tcW w:w="0" w:type="auto"/>
                <w:tcBorders>
                  <w:top w:val="nil"/>
                  <w:left w:val="nil"/>
                  <w:bottom w:val="single" w:color="auto" w:sz="4" w:space="0"/>
                  <w:right w:val="single" w:color="auto" w:sz="4" w:space="0"/>
                </w:tcBorders>
                <w:noWrap/>
                <w:vAlign w:val="bottom"/>
              </w:tcPr>
            </w:tcPrChange>
          </w:tcPr>
          <w:p w14:paraId="62B519BC">
            <w:pPr>
              <w:keepNext w:val="0"/>
              <w:keepLines w:val="0"/>
              <w:widowControl/>
              <w:suppressLineNumbers w:val="0"/>
              <w:jc w:val="center"/>
              <w:textAlignment w:val="bottom"/>
              <w:rPr>
                <w:ins w:id="271" w:author="张军阳" w:date="2026-07-27T15:51:38Z"/>
                <w:del w:id="272" w:author="杨东 [2]" w:date="2026-07-29T12:50:43Z"/>
                <w:rFonts w:hint="default" w:ascii="等线" w:hAnsi="等线" w:eastAsia="等线" w:cs="等线"/>
                <w:b/>
                <w:bCs/>
                <w:i w:val="0"/>
                <w:iCs w:val="0"/>
                <w:color w:val="000000"/>
                <w:sz w:val="22"/>
                <w:szCs w:val="22"/>
                <w:u w:val="none"/>
                <w:woUserID w:val="2"/>
              </w:rPr>
            </w:pPr>
            <w:ins w:id="273" w:author="张军阳" w:date="2026-07-27T15:51:38Z">
              <w:del w:id="274"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[MASK]</w:delText>
                </w:r>
              </w:del>
            </w:ins>
          </w:p>
        </w:tc>
        <w:tc>
          <w:tcPr>
            <w:tcW w:w="597" w:type="pct"/>
            <w:tcBorders>
              <w:top w:val="nil"/>
              <w:left w:val="nil"/>
              <w:bottom w:val="single" w:color="auto" w:sz="4" w:space="0"/>
              <w:right w:val="single" w:color="auto" w:sz="4" w:space="0"/>
            </w:tcBorders>
            <w:shd w:val="clear" w:color="auto" w:fill="auto"/>
            <w:noWrap/>
            <w:vAlign w:val="bottom"/>
            <w:tcPrChange w:id="275" w:author="张军阳" w:date="2026-07-27T15:52:02Z">
              <w:tcPr>
                <w:tcW w:w="0" w:type="auto"/>
                <w:tcBorders>
                  <w:top w:val="nil"/>
                  <w:left w:val="nil"/>
                  <w:bottom w:val="single" w:color="auto" w:sz="4" w:space="0"/>
                  <w:right w:val="single" w:color="auto" w:sz="4" w:space="0"/>
                </w:tcBorders>
                <w:noWrap/>
                <w:vAlign w:val="bottom"/>
              </w:tcPr>
            </w:tcPrChange>
          </w:tcPr>
          <w:p w14:paraId="2B43B4C8">
            <w:pPr>
              <w:keepNext w:val="0"/>
              <w:keepLines w:val="0"/>
              <w:widowControl/>
              <w:suppressLineNumbers w:val="0"/>
              <w:jc w:val="center"/>
              <w:textAlignment w:val="bottom"/>
              <w:rPr>
                <w:ins w:id="276" w:author="张军阳" w:date="2026-07-27T15:51:38Z"/>
                <w:del w:id="277" w:author="杨东 [2]" w:date="2026-07-29T12:50:43Z"/>
                <w:rFonts w:hint="default" w:ascii="等线" w:hAnsi="等线" w:eastAsia="等线" w:cs="等线"/>
                <w:b/>
                <w:bCs/>
                <w:i w:val="0"/>
                <w:iCs w:val="0"/>
                <w:color w:val="000000"/>
                <w:sz w:val="22"/>
                <w:szCs w:val="22"/>
                <w:u w:val="none"/>
                <w:woUserID w:val="2"/>
              </w:rPr>
            </w:pPr>
            <w:ins w:id="278" w:author="张军阳" w:date="2026-07-27T15:51:38Z">
              <w:del w:id="279"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C</w:delText>
                </w:r>
              </w:del>
            </w:ins>
          </w:p>
        </w:tc>
        <w:tc>
          <w:tcPr>
            <w:tcW w:w="411" w:type="pct"/>
            <w:tcBorders>
              <w:top w:val="nil"/>
              <w:left w:val="nil"/>
              <w:bottom w:val="single" w:color="auto" w:sz="4" w:space="0"/>
              <w:right w:val="single" w:color="auto" w:sz="4" w:space="0"/>
            </w:tcBorders>
            <w:shd w:val="clear" w:color="auto" w:fill="auto"/>
            <w:noWrap/>
            <w:vAlign w:val="bottom"/>
            <w:tcPrChange w:id="280" w:author="张军阳" w:date="2026-07-27T15:52:02Z">
              <w:tcPr>
                <w:tcW w:w="0" w:type="auto"/>
                <w:tcBorders>
                  <w:top w:val="nil"/>
                  <w:left w:val="nil"/>
                  <w:bottom w:val="single" w:color="auto" w:sz="4" w:space="0"/>
                  <w:right w:val="single" w:color="auto" w:sz="4" w:space="0"/>
                </w:tcBorders>
                <w:noWrap/>
                <w:vAlign w:val="bottom"/>
              </w:tcPr>
            </w:tcPrChange>
          </w:tcPr>
          <w:p w14:paraId="5791318D">
            <w:pPr>
              <w:keepNext w:val="0"/>
              <w:keepLines w:val="0"/>
              <w:widowControl/>
              <w:suppressLineNumbers w:val="0"/>
              <w:jc w:val="center"/>
              <w:textAlignment w:val="bottom"/>
              <w:rPr>
                <w:ins w:id="281" w:author="张军阳" w:date="2026-07-27T15:51:38Z"/>
                <w:del w:id="282" w:author="杨东 [2]" w:date="2026-07-29T12:50:43Z"/>
                <w:rFonts w:hint="default" w:ascii="等线" w:hAnsi="等线" w:eastAsia="等线" w:cs="等线"/>
                <w:b/>
                <w:bCs/>
                <w:i w:val="0"/>
                <w:iCs w:val="0"/>
                <w:color w:val="000000"/>
                <w:sz w:val="22"/>
                <w:szCs w:val="22"/>
                <w:u w:val="none"/>
                <w:woUserID w:val="2"/>
              </w:rPr>
            </w:pPr>
            <w:ins w:id="283" w:author="张军阳" w:date="2026-07-27T15:51:38Z">
              <w:del w:id="284"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G</w:delText>
                </w:r>
              </w:del>
            </w:ins>
          </w:p>
        </w:tc>
        <w:tc>
          <w:tcPr>
            <w:tcW w:w="498" w:type="pct"/>
            <w:tcBorders>
              <w:top w:val="nil"/>
              <w:left w:val="nil"/>
              <w:bottom w:val="single" w:color="auto" w:sz="4" w:space="0"/>
              <w:right w:val="single" w:color="auto" w:sz="4" w:space="0"/>
            </w:tcBorders>
            <w:shd w:val="clear" w:color="auto" w:fill="auto"/>
            <w:noWrap/>
            <w:vAlign w:val="bottom"/>
            <w:tcPrChange w:id="285" w:author="张军阳" w:date="2026-07-27T15:52:02Z">
              <w:tcPr>
                <w:tcW w:w="0" w:type="auto"/>
                <w:tcBorders>
                  <w:top w:val="nil"/>
                  <w:left w:val="nil"/>
                  <w:bottom w:val="single" w:color="auto" w:sz="4" w:space="0"/>
                  <w:right w:val="single" w:color="auto" w:sz="4" w:space="0"/>
                </w:tcBorders>
                <w:noWrap/>
                <w:vAlign w:val="bottom"/>
              </w:tcPr>
            </w:tcPrChange>
          </w:tcPr>
          <w:p w14:paraId="29C882AB">
            <w:pPr>
              <w:keepNext w:val="0"/>
              <w:keepLines w:val="0"/>
              <w:widowControl/>
              <w:suppressLineNumbers w:val="0"/>
              <w:jc w:val="center"/>
              <w:textAlignment w:val="bottom"/>
              <w:rPr>
                <w:ins w:id="286" w:author="张军阳" w:date="2026-07-27T15:51:38Z"/>
                <w:del w:id="287" w:author="杨东 [2]" w:date="2026-07-29T12:50:43Z"/>
                <w:rFonts w:hint="default" w:ascii="等线" w:hAnsi="等线" w:eastAsia="等线" w:cs="等线"/>
                <w:b/>
                <w:bCs/>
                <w:i w:val="0"/>
                <w:iCs w:val="0"/>
                <w:color w:val="000000"/>
                <w:sz w:val="22"/>
                <w:szCs w:val="22"/>
                <w:u w:val="none"/>
                <w:woUserID w:val="2"/>
              </w:rPr>
            </w:pPr>
            <w:ins w:id="288" w:author="张军阳" w:date="2026-07-27T15:51:38Z">
              <w:del w:id="289"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T</w:delText>
                </w:r>
              </w:del>
            </w:ins>
          </w:p>
        </w:tc>
        <w:tc>
          <w:tcPr>
            <w:tcW w:w="597" w:type="pct"/>
            <w:tcBorders>
              <w:top w:val="nil"/>
              <w:left w:val="nil"/>
              <w:bottom w:val="single" w:color="auto" w:sz="4" w:space="0"/>
              <w:right w:val="single" w:color="auto" w:sz="4" w:space="0"/>
            </w:tcBorders>
            <w:shd w:val="clear" w:color="auto" w:fill="auto"/>
            <w:noWrap/>
            <w:vAlign w:val="bottom"/>
            <w:tcPrChange w:id="290" w:author="张军阳" w:date="2026-07-27T15:52:02Z">
              <w:tcPr>
                <w:tcW w:w="0" w:type="auto"/>
                <w:tcBorders>
                  <w:top w:val="nil"/>
                  <w:left w:val="nil"/>
                  <w:bottom w:val="single" w:color="auto" w:sz="4" w:space="0"/>
                  <w:right w:val="single" w:color="auto" w:sz="4" w:space="0"/>
                </w:tcBorders>
                <w:noWrap/>
                <w:vAlign w:val="bottom"/>
              </w:tcPr>
            </w:tcPrChange>
          </w:tcPr>
          <w:p w14:paraId="55FF0C03">
            <w:pPr>
              <w:keepNext w:val="0"/>
              <w:keepLines w:val="0"/>
              <w:widowControl/>
              <w:suppressLineNumbers w:val="0"/>
              <w:jc w:val="center"/>
              <w:textAlignment w:val="bottom"/>
              <w:rPr>
                <w:ins w:id="291" w:author="张军阳" w:date="2026-07-27T15:51:38Z"/>
                <w:del w:id="292" w:author="杨东 [2]" w:date="2026-07-29T12:50:43Z"/>
                <w:rFonts w:hint="default" w:ascii="等线" w:hAnsi="等线" w:eastAsia="等线" w:cs="等线"/>
                <w:b/>
                <w:bCs/>
                <w:i w:val="0"/>
                <w:iCs w:val="0"/>
                <w:color w:val="000000"/>
                <w:sz w:val="22"/>
                <w:szCs w:val="22"/>
                <w:u w:val="none"/>
                <w:woUserID w:val="2"/>
              </w:rPr>
            </w:pPr>
            <w:ins w:id="293" w:author="张军阳" w:date="2026-07-27T15:51:38Z">
              <w:del w:id="294"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A</w:delText>
                </w:r>
              </w:del>
            </w:ins>
          </w:p>
        </w:tc>
      </w:tr>
      <w:tr w14:paraId="463E0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297"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76" w:hRule="atLeast"/>
          <w:ins w:id="295" w:author="张军阳" w:date="2026-07-27T15:51:38Z"/>
          <w:del w:id="296" w:author="杨东 [2]" w:date="2026-07-29T12:50:43Z"/>
          <w:trPrChange w:id="297"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298"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14:paraId="48660C33">
            <w:pPr>
              <w:keepNext w:val="0"/>
              <w:keepLines w:val="0"/>
              <w:widowControl/>
              <w:suppressLineNumbers w:val="0"/>
              <w:jc w:val="center"/>
              <w:textAlignment w:val="bottom"/>
              <w:rPr>
                <w:ins w:id="299" w:author="张军阳" w:date="2026-07-27T15:51:38Z"/>
                <w:del w:id="300" w:author="杨东 [2]" w:date="2026-07-29T12:50:43Z"/>
                <w:rFonts w:hint="default" w:ascii="等线" w:hAnsi="等线" w:eastAsia="等线" w:cs="等线"/>
                <w:i w:val="0"/>
                <w:iCs w:val="0"/>
                <w:color w:val="000000"/>
                <w:sz w:val="22"/>
                <w:szCs w:val="22"/>
                <w:u w:val="none"/>
                <w:woUserID w:val="2"/>
              </w:rPr>
            </w:pPr>
            <w:ins w:id="301" w:author="张军阳" w:date="2026-07-27T15:51:38Z">
              <w:del w:id="302" w:author="杨东 [2]" w:date="2026-07-29T12:50:43Z">
                <w:r>
                  <w:rPr>
                    <w:rFonts w:hint="default" w:ascii="等线" w:hAnsi="等线" w:eastAsia="等线" w:cs="等线"/>
                    <w:i w:val="0"/>
                    <w:iCs w:val="0"/>
                    <w:color w:val="000000"/>
                    <w:kern w:val="0"/>
                    <w:sz w:val="22"/>
                    <w:szCs w:val="22"/>
                    <w:u w:val="none"/>
                    <w:lang w:val="en-US" w:eastAsia="zh-CN" w:bidi="ar"/>
                    <w:woUserID w:val="2"/>
                  </w:rPr>
                  <w:delText>0</w:delText>
                </w:r>
              </w:del>
            </w:ins>
          </w:p>
        </w:tc>
        <w:tc>
          <w:tcPr>
            <w:tcW w:w="527" w:type="pct"/>
            <w:tcBorders>
              <w:top w:val="nil"/>
              <w:left w:val="nil"/>
              <w:bottom w:val="single" w:color="auto" w:sz="4" w:space="0"/>
              <w:right w:val="single" w:color="auto" w:sz="4" w:space="0"/>
            </w:tcBorders>
            <w:shd w:val="clear" w:color="auto" w:fill="auto"/>
            <w:noWrap/>
            <w:vAlign w:val="bottom"/>
            <w:tcPrChange w:id="303" w:author="张军阳" w:date="2026-07-27T15:52:02Z">
              <w:tcPr>
                <w:tcW w:w="0" w:type="auto"/>
                <w:tcBorders>
                  <w:top w:val="nil"/>
                  <w:left w:val="nil"/>
                  <w:bottom w:val="single" w:color="auto" w:sz="4" w:space="0"/>
                  <w:right w:val="single" w:color="auto" w:sz="4" w:space="0"/>
                </w:tcBorders>
                <w:noWrap/>
                <w:vAlign w:val="bottom"/>
              </w:tcPr>
            </w:tcPrChange>
          </w:tcPr>
          <w:p w14:paraId="289B3466">
            <w:pPr>
              <w:keepNext w:val="0"/>
              <w:keepLines w:val="0"/>
              <w:widowControl/>
              <w:suppressLineNumbers w:val="0"/>
              <w:jc w:val="center"/>
              <w:textAlignment w:val="bottom"/>
              <w:rPr>
                <w:ins w:id="304" w:author="张军阳" w:date="2026-07-27T15:51:38Z"/>
                <w:del w:id="305" w:author="杨东 [2]" w:date="2026-07-29T12:50:43Z"/>
                <w:rFonts w:hint="default" w:ascii="等线" w:hAnsi="等线" w:eastAsia="等线" w:cs="等线"/>
                <w:i w:val="0"/>
                <w:iCs w:val="0"/>
                <w:color w:val="000000"/>
                <w:sz w:val="22"/>
                <w:szCs w:val="22"/>
                <w:u w:val="none"/>
                <w:woUserID w:val="2"/>
              </w:rPr>
            </w:pPr>
            <w:ins w:id="306" w:author="张军阳" w:date="2026-07-27T15:51:38Z">
              <w:del w:id="307" w:author="杨东 [2]" w:date="2026-07-29T12:50:43Z">
                <w:r>
                  <w:rPr>
                    <w:rFonts w:hint="default" w:ascii="等线" w:hAnsi="等线" w:eastAsia="等线" w:cs="等线"/>
                    <w:i w:val="0"/>
                    <w:iCs w:val="0"/>
                    <w:color w:val="000000"/>
                    <w:kern w:val="0"/>
                    <w:sz w:val="22"/>
                    <w:szCs w:val="22"/>
                    <w:u w:val="none"/>
                    <w:lang w:val="en-US" w:eastAsia="zh-CN" w:bidi="ar"/>
                    <w:woUserID w:val="2"/>
                  </w:rPr>
                  <w:delText>1</w:delText>
                </w:r>
              </w:del>
            </w:ins>
          </w:p>
        </w:tc>
        <w:tc>
          <w:tcPr>
            <w:tcW w:w="532" w:type="pct"/>
            <w:tcBorders>
              <w:top w:val="nil"/>
              <w:left w:val="nil"/>
              <w:bottom w:val="single" w:color="auto" w:sz="4" w:space="0"/>
              <w:right w:val="single" w:color="auto" w:sz="4" w:space="0"/>
            </w:tcBorders>
            <w:shd w:val="clear" w:color="auto" w:fill="auto"/>
            <w:noWrap/>
            <w:vAlign w:val="bottom"/>
            <w:tcPrChange w:id="308" w:author="张军阳" w:date="2026-07-27T15:52:02Z">
              <w:tcPr>
                <w:tcW w:w="0" w:type="auto"/>
                <w:tcBorders>
                  <w:top w:val="nil"/>
                  <w:left w:val="nil"/>
                  <w:bottom w:val="single" w:color="auto" w:sz="4" w:space="0"/>
                  <w:right w:val="single" w:color="auto" w:sz="4" w:space="0"/>
                </w:tcBorders>
                <w:noWrap/>
                <w:vAlign w:val="bottom"/>
              </w:tcPr>
            </w:tcPrChange>
          </w:tcPr>
          <w:p w14:paraId="5D6B3D06">
            <w:pPr>
              <w:keepNext w:val="0"/>
              <w:keepLines w:val="0"/>
              <w:widowControl/>
              <w:suppressLineNumbers w:val="0"/>
              <w:jc w:val="center"/>
              <w:textAlignment w:val="bottom"/>
              <w:rPr>
                <w:ins w:id="309" w:author="张军阳" w:date="2026-07-27T15:51:38Z"/>
                <w:del w:id="310" w:author="杨东 [2]" w:date="2026-07-29T12:50:43Z"/>
                <w:rFonts w:hint="default" w:ascii="等线" w:hAnsi="等线" w:eastAsia="等线" w:cs="等线"/>
                <w:i w:val="0"/>
                <w:iCs w:val="0"/>
                <w:color w:val="000000"/>
                <w:sz w:val="22"/>
                <w:szCs w:val="22"/>
                <w:u w:val="none"/>
                <w:woUserID w:val="2"/>
              </w:rPr>
            </w:pPr>
            <w:ins w:id="311" w:author="张军阳" w:date="2026-07-27T15:51:38Z">
              <w:del w:id="312" w:author="杨东 [2]" w:date="2026-07-29T12:50:43Z">
                <w:r>
                  <w:rPr>
                    <w:rFonts w:hint="default" w:ascii="等线" w:hAnsi="等线" w:eastAsia="等线" w:cs="等线"/>
                    <w:i w:val="0"/>
                    <w:iCs w:val="0"/>
                    <w:color w:val="000000"/>
                    <w:kern w:val="0"/>
                    <w:sz w:val="22"/>
                    <w:szCs w:val="22"/>
                    <w:u w:val="none"/>
                    <w:lang w:val="en-US" w:eastAsia="zh-CN" w:bidi="ar"/>
                    <w:woUserID w:val="2"/>
                  </w:rPr>
                  <w:delText>2</w:delText>
                </w:r>
              </w:del>
            </w:ins>
          </w:p>
        </w:tc>
        <w:tc>
          <w:tcPr>
            <w:tcW w:w="589" w:type="pct"/>
            <w:tcBorders>
              <w:top w:val="nil"/>
              <w:left w:val="nil"/>
              <w:bottom w:val="single" w:color="auto" w:sz="4" w:space="0"/>
              <w:right w:val="single" w:color="auto" w:sz="4" w:space="0"/>
            </w:tcBorders>
            <w:shd w:val="clear" w:color="auto" w:fill="auto"/>
            <w:noWrap/>
            <w:vAlign w:val="bottom"/>
            <w:tcPrChange w:id="313" w:author="张军阳" w:date="2026-07-27T15:52:02Z">
              <w:tcPr>
                <w:tcW w:w="0" w:type="auto"/>
                <w:tcBorders>
                  <w:top w:val="nil"/>
                  <w:left w:val="nil"/>
                  <w:bottom w:val="single" w:color="auto" w:sz="4" w:space="0"/>
                  <w:right w:val="single" w:color="auto" w:sz="4" w:space="0"/>
                </w:tcBorders>
                <w:noWrap/>
                <w:vAlign w:val="bottom"/>
              </w:tcPr>
            </w:tcPrChange>
          </w:tcPr>
          <w:p w14:paraId="302DE945">
            <w:pPr>
              <w:keepNext w:val="0"/>
              <w:keepLines w:val="0"/>
              <w:widowControl/>
              <w:suppressLineNumbers w:val="0"/>
              <w:jc w:val="center"/>
              <w:textAlignment w:val="bottom"/>
              <w:rPr>
                <w:ins w:id="314" w:author="张军阳" w:date="2026-07-27T15:51:38Z"/>
                <w:del w:id="315" w:author="杨东 [2]" w:date="2026-07-29T12:50:43Z"/>
                <w:rFonts w:hint="default" w:ascii="等线" w:hAnsi="等线" w:eastAsia="等线" w:cs="等线"/>
                <w:i w:val="0"/>
                <w:iCs w:val="0"/>
                <w:color w:val="000000"/>
                <w:sz w:val="22"/>
                <w:szCs w:val="22"/>
                <w:u w:val="none"/>
                <w:woUserID w:val="2"/>
              </w:rPr>
            </w:pPr>
            <w:ins w:id="316" w:author="张军阳" w:date="2026-07-27T15:51:38Z">
              <w:del w:id="317" w:author="杨东 [2]" w:date="2026-07-29T12:50:43Z">
                <w:r>
                  <w:rPr>
                    <w:rFonts w:hint="default" w:ascii="等线" w:hAnsi="等线" w:eastAsia="等线" w:cs="等线"/>
                    <w:i w:val="0"/>
                    <w:iCs w:val="0"/>
                    <w:color w:val="000000"/>
                    <w:kern w:val="0"/>
                    <w:sz w:val="22"/>
                    <w:szCs w:val="22"/>
                    <w:u w:val="none"/>
                    <w:lang w:val="en-US" w:eastAsia="zh-CN" w:bidi="ar"/>
                    <w:woUserID w:val="2"/>
                  </w:rPr>
                  <w:delText>3</w:delText>
                </w:r>
              </w:del>
            </w:ins>
          </w:p>
        </w:tc>
        <w:tc>
          <w:tcPr>
            <w:tcW w:w="708" w:type="pct"/>
            <w:tcBorders>
              <w:top w:val="nil"/>
              <w:left w:val="nil"/>
              <w:bottom w:val="single" w:color="auto" w:sz="4" w:space="0"/>
              <w:right w:val="single" w:color="auto" w:sz="4" w:space="0"/>
            </w:tcBorders>
            <w:shd w:val="clear" w:color="auto" w:fill="auto"/>
            <w:noWrap/>
            <w:vAlign w:val="bottom"/>
            <w:tcPrChange w:id="318" w:author="张军阳" w:date="2026-07-27T15:52:02Z">
              <w:tcPr>
                <w:tcW w:w="0" w:type="auto"/>
                <w:tcBorders>
                  <w:top w:val="nil"/>
                  <w:left w:val="nil"/>
                  <w:bottom w:val="single" w:color="auto" w:sz="4" w:space="0"/>
                  <w:right w:val="single" w:color="auto" w:sz="4" w:space="0"/>
                </w:tcBorders>
                <w:noWrap/>
                <w:vAlign w:val="bottom"/>
              </w:tcPr>
            </w:tcPrChange>
          </w:tcPr>
          <w:p w14:paraId="02C7E0DA">
            <w:pPr>
              <w:keepNext w:val="0"/>
              <w:keepLines w:val="0"/>
              <w:widowControl/>
              <w:suppressLineNumbers w:val="0"/>
              <w:jc w:val="center"/>
              <w:textAlignment w:val="bottom"/>
              <w:rPr>
                <w:ins w:id="319" w:author="张军阳" w:date="2026-07-27T15:51:38Z"/>
                <w:del w:id="320" w:author="杨东 [2]" w:date="2026-07-29T12:50:43Z"/>
                <w:rFonts w:hint="default" w:ascii="等线" w:hAnsi="等线" w:eastAsia="等线" w:cs="等线"/>
                <w:i w:val="0"/>
                <w:iCs w:val="0"/>
                <w:color w:val="000000"/>
                <w:sz w:val="22"/>
                <w:szCs w:val="22"/>
                <w:u w:val="none"/>
                <w:woUserID w:val="2"/>
              </w:rPr>
            </w:pPr>
            <w:ins w:id="321" w:author="张军阳" w:date="2026-07-27T15:51:38Z">
              <w:del w:id="322" w:author="杨东 [2]" w:date="2026-07-29T12:50:43Z">
                <w:r>
                  <w:rPr>
                    <w:rFonts w:hint="default" w:ascii="等线" w:hAnsi="等线" w:eastAsia="等线" w:cs="等线"/>
                    <w:i w:val="0"/>
                    <w:iCs w:val="0"/>
                    <w:color w:val="000000"/>
                    <w:kern w:val="0"/>
                    <w:sz w:val="22"/>
                    <w:szCs w:val="22"/>
                    <w:u w:val="none"/>
                    <w:lang w:val="en-US" w:eastAsia="zh-CN" w:bidi="ar"/>
                    <w:woUserID w:val="2"/>
                  </w:rPr>
                  <w:delText>4</w:delText>
                </w:r>
              </w:del>
            </w:ins>
          </w:p>
        </w:tc>
        <w:tc>
          <w:tcPr>
            <w:tcW w:w="597" w:type="pct"/>
            <w:tcBorders>
              <w:top w:val="nil"/>
              <w:left w:val="nil"/>
              <w:bottom w:val="single" w:color="auto" w:sz="4" w:space="0"/>
              <w:right w:val="single" w:color="auto" w:sz="4" w:space="0"/>
            </w:tcBorders>
            <w:shd w:val="clear" w:color="auto" w:fill="auto"/>
            <w:noWrap/>
            <w:vAlign w:val="bottom"/>
            <w:tcPrChange w:id="323" w:author="张军阳" w:date="2026-07-27T15:52:02Z">
              <w:tcPr>
                <w:tcW w:w="0" w:type="auto"/>
                <w:tcBorders>
                  <w:top w:val="nil"/>
                  <w:left w:val="nil"/>
                  <w:bottom w:val="single" w:color="auto" w:sz="4" w:space="0"/>
                  <w:right w:val="single" w:color="auto" w:sz="4" w:space="0"/>
                </w:tcBorders>
                <w:noWrap/>
                <w:vAlign w:val="bottom"/>
              </w:tcPr>
            </w:tcPrChange>
          </w:tcPr>
          <w:p w14:paraId="42B10F12">
            <w:pPr>
              <w:keepNext w:val="0"/>
              <w:keepLines w:val="0"/>
              <w:widowControl/>
              <w:suppressLineNumbers w:val="0"/>
              <w:jc w:val="center"/>
              <w:textAlignment w:val="bottom"/>
              <w:rPr>
                <w:ins w:id="324" w:author="张军阳" w:date="2026-07-27T15:51:38Z"/>
                <w:del w:id="325" w:author="杨东 [2]" w:date="2026-07-29T12:50:43Z"/>
                <w:rFonts w:hint="default" w:ascii="等线" w:hAnsi="等线" w:eastAsia="等线" w:cs="等线"/>
                <w:i w:val="0"/>
                <w:iCs w:val="0"/>
                <w:color w:val="000000"/>
                <w:sz w:val="22"/>
                <w:szCs w:val="22"/>
                <w:u w:val="none"/>
                <w:woUserID w:val="2"/>
              </w:rPr>
            </w:pPr>
            <w:ins w:id="326" w:author="张军阳" w:date="2026-07-27T15:51:38Z">
              <w:del w:id="327" w:author="杨东 [2]" w:date="2026-07-29T12:50:43Z">
                <w:r>
                  <w:rPr>
                    <w:rFonts w:hint="default" w:ascii="等线" w:hAnsi="等线" w:eastAsia="等线" w:cs="等线"/>
                    <w:i w:val="0"/>
                    <w:iCs w:val="0"/>
                    <w:color w:val="000000"/>
                    <w:kern w:val="0"/>
                    <w:sz w:val="22"/>
                    <w:szCs w:val="22"/>
                    <w:u w:val="none"/>
                    <w:lang w:val="en-US" w:eastAsia="zh-CN" w:bidi="ar"/>
                    <w:woUserID w:val="2"/>
                  </w:rPr>
                  <w:delText>5</w:delText>
                </w:r>
              </w:del>
            </w:ins>
          </w:p>
        </w:tc>
        <w:tc>
          <w:tcPr>
            <w:tcW w:w="411" w:type="pct"/>
            <w:tcBorders>
              <w:top w:val="nil"/>
              <w:left w:val="nil"/>
              <w:bottom w:val="single" w:color="auto" w:sz="4" w:space="0"/>
              <w:right w:val="single" w:color="auto" w:sz="4" w:space="0"/>
            </w:tcBorders>
            <w:shd w:val="clear" w:color="auto" w:fill="auto"/>
            <w:noWrap/>
            <w:vAlign w:val="bottom"/>
            <w:tcPrChange w:id="328" w:author="张军阳" w:date="2026-07-27T15:52:02Z">
              <w:tcPr>
                <w:tcW w:w="0" w:type="auto"/>
                <w:tcBorders>
                  <w:top w:val="nil"/>
                  <w:left w:val="nil"/>
                  <w:bottom w:val="single" w:color="auto" w:sz="4" w:space="0"/>
                  <w:right w:val="single" w:color="auto" w:sz="4" w:space="0"/>
                </w:tcBorders>
                <w:noWrap/>
                <w:vAlign w:val="bottom"/>
              </w:tcPr>
            </w:tcPrChange>
          </w:tcPr>
          <w:p w14:paraId="60CA956D">
            <w:pPr>
              <w:keepNext w:val="0"/>
              <w:keepLines w:val="0"/>
              <w:widowControl/>
              <w:suppressLineNumbers w:val="0"/>
              <w:jc w:val="center"/>
              <w:textAlignment w:val="bottom"/>
              <w:rPr>
                <w:ins w:id="329" w:author="张军阳" w:date="2026-07-27T15:51:38Z"/>
                <w:del w:id="330" w:author="杨东 [2]" w:date="2026-07-29T12:50:43Z"/>
                <w:rFonts w:hint="default" w:ascii="等线" w:hAnsi="等线" w:eastAsia="等线" w:cs="等线"/>
                <w:i w:val="0"/>
                <w:iCs w:val="0"/>
                <w:color w:val="000000"/>
                <w:sz w:val="22"/>
                <w:szCs w:val="22"/>
                <w:u w:val="none"/>
                <w:woUserID w:val="2"/>
              </w:rPr>
            </w:pPr>
            <w:ins w:id="331" w:author="张军阳" w:date="2026-07-27T15:51:38Z">
              <w:del w:id="332" w:author="杨东 [2]" w:date="2026-07-29T12:50:43Z">
                <w:r>
                  <w:rPr>
                    <w:rFonts w:hint="default" w:ascii="等线" w:hAnsi="等线" w:eastAsia="等线" w:cs="等线"/>
                    <w:i w:val="0"/>
                    <w:iCs w:val="0"/>
                    <w:color w:val="000000"/>
                    <w:kern w:val="0"/>
                    <w:sz w:val="22"/>
                    <w:szCs w:val="22"/>
                    <w:u w:val="none"/>
                    <w:lang w:val="en-US" w:eastAsia="zh-CN" w:bidi="ar"/>
                    <w:woUserID w:val="2"/>
                  </w:rPr>
                  <w:delText>6</w:delText>
                </w:r>
              </w:del>
            </w:ins>
          </w:p>
        </w:tc>
        <w:tc>
          <w:tcPr>
            <w:tcW w:w="498" w:type="pct"/>
            <w:tcBorders>
              <w:top w:val="nil"/>
              <w:left w:val="nil"/>
              <w:bottom w:val="single" w:color="auto" w:sz="4" w:space="0"/>
              <w:right w:val="single" w:color="auto" w:sz="4" w:space="0"/>
            </w:tcBorders>
            <w:shd w:val="clear" w:color="auto" w:fill="auto"/>
            <w:noWrap/>
            <w:vAlign w:val="bottom"/>
            <w:tcPrChange w:id="333" w:author="张军阳" w:date="2026-07-27T15:52:02Z">
              <w:tcPr>
                <w:tcW w:w="0" w:type="auto"/>
                <w:tcBorders>
                  <w:top w:val="nil"/>
                  <w:left w:val="nil"/>
                  <w:bottom w:val="single" w:color="auto" w:sz="4" w:space="0"/>
                  <w:right w:val="single" w:color="auto" w:sz="4" w:space="0"/>
                </w:tcBorders>
                <w:noWrap/>
                <w:vAlign w:val="bottom"/>
              </w:tcPr>
            </w:tcPrChange>
          </w:tcPr>
          <w:p w14:paraId="5C826B4E">
            <w:pPr>
              <w:keepNext w:val="0"/>
              <w:keepLines w:val="0"/>
              <w:widowControl/>
              <w:suppressLineNumbers w:val="0"/>
              <w:jc w:val="center"/>
              <w:textAlignment w:val="bottom"/>
              <w:rPr>
                <w:ins w:id="334" w:author="张军阳" w:date="2026-07-27T15:51:38Z"/>
                <w:del w:id="335" w:author="杨东 [2]" w:date="2026-07-29T12:50:43Z"/>
                <w:rFonts w:hint="default" w:ascii="等线" w:hAnsi="等线" w:eastAsia="等线" w:cs="等线"/>
                <w:i w:val="0"/>
                <w:iCs w:val="0"/>
                <w:color w:val="000000"/>
                <w:sz w:val="22"/>
                <w:szCs w:val="22"/>
                <w:u w:val="none"/>
                <w:woUserID w:val="2"/>
              </w:rPr>
            </w:pPr>
            <w:ins w:id="336" w:author="张军阳" w:date="2026-07-27T15:51:38Z">
              <w:del w:id="337" w:author="杨东 [2]" w:date="2026-07-29T12:50:43Z">
                <w:r>
                  <w:rPr>
                    <w:rFonts w:hint="default" w:ascii="等线" w:hAnsi="等线" w:eastAsia="等线" w:cs="等线"/>
                    <w:i w:val="0"/>
                    <w:iCs w:val="0"/>
                    <w:color w:val="000000"/>
                    <w:kern w:val="0"/>
                    <w:sz w:val="22"/>
                    <w:szCs w:val="22"/>
                    <w:u w:val="none"/>
                    <w:lang w:val="en-US" w:eastAsia="zh-CN" w:bidi="ar"/>
                    <w:woUserID w:val="2"/>
                  </w:rPr>
                  <w:delText>7</w:delText>
                </w:r>
              </w:del>
            </w:ins>
          </w:p>
        </w:tc>
        <w:tc>
          <w:tcPr>
            <w:tcW w:w="597" w:type="pct"/>
            <w:tcBorders>
              <w:top w:val="nil"/>
              <w:left w:val="nil"/>
              <w:bottom w:val="single" w:color="auto" w:sz="4" w:space="0"/>
              <w:right w:val="single" w:color="auto" w:sz="4" w:space="0"/>
            </w:tcBorders>
            <w:shd w:val="clear" w:color="auto" w:fill="auto"/>
            <w:noWrap/>
            <w:vAlign w:val="bottom"/>
            <w:tcPrChange w:id="338" w:author="张军阳" w:date="2026-07-27T15:52:02Z">
              <w:tcPr>
                <w:tcW w:w="0" w:type="auto"/>
                <w:tcBorders>
                  <w:top w:val="nil"/>
                  <w:left w:val="nil"/>
                  <w:bottom w:val="single" w:color="auto" w:sz="4" w:space="0"/>
                  <w:right w:val="single" w:color="auto" w:sz="4" w:space="0"/>
                </w:tcBorders>
                <w:noWrap/>
                <w:vAlign w:val="bottom"/>
              </w:tcPr>
            </w:tcPrChange>
          </w:tcPr>
          <w:p w14:paraId="12A93910">
            <w:pPr>
              <w:keepNext w:val="0"/>
              <w:keepLines w:val="0"/>
              <w:widowControl/>
              <w:suppressLineNumbers w:val="0"/>
              <w:jc w:val="center"/>
              <w:textAlignment w:val="bottom"/>
              <w:rPr>
                <w:ins w:id="339" w:author="张军阳" w:date="2026-07-27T15:51:38Z"/>
                <w:del w:id="340" w:author="杨东 [2]" w:date="2026-07-29T12:50:43Z"/>
                <w:rFonts w:hint="default" w:ascii="等线" w:hAnsi="等线" w:eastAsia="等线" w:cs="等线"/>
                <w:i w:val="0"/>
                <w:iCs w:val="0"/>
                <w:color w:val="000000"/>
                <w:sz w:val="22"/>
                <w:szCs w:val="22"/>
                <w:u w:val="none"/>
                <w:woUserID w:val="2"/>
              </w:rPr>
            </w:pPr>
            <w:ins w:id="341" w:author="张军阳" w:date="2026-07-27T15:51:38Z">
              <w:del w:id="342" w:author="杨东 [2]" w:date="2026-07-29T12:50:43Z">
                <w:r>
                  <w:rPr>
                    <w:rFonts w:hint="default" w:ascii="等线" w:hAnsi="等线" w:eastAsia="等线" w:cs="等线"/>
                    <w:i w:val="0"/>
                    <w:iCs w:val="0"/>
                    <w:color w:val="000000"/>
                    <w:kern w:val="0"/>
                    <w:sz w:val="22"/>
                    <w:szCs w:val="22"/>
                    <w:u w:val="none"/>
                    <w:lang w:val="en-US" w:eastAsia="zh-CN" w:bidi="ar"/>
                    <w:woUserID w:val="2"/>
                  </w:rPr>
                  <w:delText>8</w:delText>
                </w:r>
              </w:del>
            </w:ins>
          </w:p>
        </w:tc>
      </w:tr>
      <w:tr w14:paraId="69674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345"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blPrExChange>
        </w:tblPrEx>
        <w:trPr>
          <w:trHeight w:val="276" w:hRule="atLeast"/>
          <w:ins w:id="343" w:author="张军阳" w:date="2026-07-27T15:51:38Z"/>
          <w:del w:id="344" w:author="杨东 [2]" w:date="2026-07-29T12:50:43Z"/>
          <w:trPrChange w:id="345"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346"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14:paraId="38712FCC">
            <w:pPr>
              <w:keepNext w:val="0"/>
              <w:keepLines w:val="0"/>
              <w:widowControl/>
              <w:suppressLineNumbers w:val="0"/>
              <w:jc w:val="center"/>
              <w:textAlignment w:val="bottom"/>
              <w:rPr>
                <w:ins w:id="347" w:author="张军阳" w:date="2026-07-27T15:51:38Z"/>
                <w:del w:id="348" w:author="杨东 [2]" w:date="2026-07-29T12:50:43Z"/>
                <w:rFonts w:hint="default" w:ascii="等线" w:hAnsi="等线" w:eastAsia="等线" w:cs="等线"/>
                <w:b/>
                <w:bCs/>
                <w:i w:val="0"/>
                <w:iCs w:val="0"/>
                <w:color w:val="000000"/>
                <w:sz w:val="22"/>
                <w:szCs w:val="22"/>
                <w:u w:val="none"/>
                <w:woUserID w:val="2"/>
              </w:rPr>
            </w:pPr>
            <w:ins w:id="349" w:author="张军阳" w:date="2026-07-27T15:51:38Z">
              <w:del w:id="350"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N</w:delText>
                </w:r>
              </w:del>
            </w:ins>
          </w:p>
        </w:tc>
        <w:tc>
          <w:tcPr>
            <w:tcW w:w="527" w:type="pct"/>
            <w:tcBorders>
              <w:top w:val="nil"/>
              <w:left w:val="nil"/>
              <w:bottom w:val="single" w:color="auto" w:sz="4" w:space="0"/>
              <w:right w:val="single" w:color="auto" w:sz="4" w:space="0"/>
            </w:tcBorders>
            <w:shd w:val="clear" w:color="auto" w:fill="auto"/>
            <w:noWrap/>
            <w:vAlign w:val="bottom"/>
            <w:tcPrChange w:id="351" w:author="张军阳" w:date="2026-07-27T15:52:02Z">
              <w:tcPr>
                <w:tcW w:w="0" w:type="auto"/>
                <w:tcBorders>
                  <w:top w:val="nil"/>
                  <w:left w:val="nil"/>
                  <w:bottom w:val="single" w:color="auto" w:sz="4" w:space="0"/>
                  <w:right w:val="single" w:color="auto" w:sz="4" w:space="0"/>
                </w:tcBorders>
                <w:noWrap/>
                <w:vAlign w:val="bottom"/>
              </w:tcPr>
            </w:tcPrChange>
          </w:tcPr>
          <w:p w14:paraId="5E9F2B76">
            <w:pPr>
              <w:keepNext w:val="0"/>
              <w:keepLines w:val="0"/>
              <w:widowControl/>
              <w:suppressLineNumbers w:val="0"/>
              <w:jc w:val="center"/>
              <w:textAlignment w:val="bottom"/>
              <w:rPr>
                <w:ins w:id="352" w:author="张军阳" w:date="2026-07-27T15:51:38Z"/>
                <w:del w:id="353" w:author="杨东 [2]" w:date="2026-07-29T12:50:43Z"/>
                <w:rFonts w:hint="default" w:ascii="等线" w:hAnsi="等线" w:eastAsia="等线" w:cs="等线"/>
                <w:b/>
                <w:bCs/>
                <w:i w:val="0"/>
                <w:iCs w:val="0"/>
                <w:color w:val="000000"/>
                <w:sz w:val="22"/>
                <w:szCs w:val="22"/>
                <w:u w:val="none"/>
                <w:woUserID w:val="2"/>
              </w:rPr>
            </w:pPr>
            <w:ins w:id="354" w:author="张军阳" w:date="2026-07-27T15:51:38Z">
              <w:del w:id="355"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&lt;CLS&gt;</w:delText>
                </w:r>
              </w:del>
            </w:ins>
          </w:p>
        </w:tc>
        <w:tc>
          <w:tcPr>
            <w:tcW w:w="532" w:type="pct"/>
            <w:tcBorders>
              <w:top w:val="nil"/>
              <w:left w:val="nil"/>
              <w:bottom w:val="single" w:color="auto" w:sz="4" w:space="0"/>
              <w:right w:val="single" w:color="auto" w:sz="4" w:space="0"/>
            </w:tcBorders>
            <w:shd w:val="clear" w:color="auto" w:fill="auto"/>
            <w:noWrap/>
            <w:vAlign w:val="bottom"/>
            <w:tcPrChange w:id="356" w:author="张军阳" w:date="2026-07-27T15:52:02Z">
              <w:tcPr>
                <w:tcW w:w="0" w:type="auto"/>
                <w:tcBorders>
                  <w:top w:val="nil"/>
                  <w:left w:val="nil"/>
                  <w:bottom w:val="single" w:color="auto" w:sz="4" w:space="0"/>
                  <w:right w:val="single" w:color="auto" w:sz="4" w:space="0"/>
                </w:tcBorders>
                <w:noWrap/>
                <w:vAlign w:val="bottom"/>
              </w:tcPr>
            </w:tcPrChange>
          </w:tcPr>
          <w:p w14:paraId="3AC828A3">
            <w:pPr>
              <w:keepNext w:val="0"/>
              <w:keepLines w:val="0"/>
              <w:widowControl/>
              <w:suppressLineNumbers w:val="0"/>
              <w:jc w:val="center"/>
              <w:textAlignment w:val="bottom"/>
              <w:rPr>
                <w:ins w:id="357" w:author="张军阳" w:date="2026-07-27T15:51:38Z"/>
                <w:del w:id="358" w:author="杨东 [2]" w:date="2026-07-29T12:50:43Z"/>
                <w:rFonts w:hint="default" w:ascii="等线" w:hAnsi="等线" w:eastAsia="等线" w:cs="等线"/>
                <w:b/>
                <w:bCs/>
                <w:i w:val="0"/>
                <w:iCs w:val="0"/>
                <w:color w:val="000000"/>
                <w:sz w:val="22"/>
                <w:szCs w:val="22"/>
                <w:u w:val="none"/>
                <w:woUserID w:val="2"/>
              </w:rPr>
            </w:pPr>
            <w:ins w:id="359" w:author="张军阳" w:date="2026-07-27T15:51:38Z">
              <w:del w:id="360"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&lt;SEP&gt;</w:delText>
                </w:r>
              </w:del>
            </w:ins>
          </w:p>
        </w:tc>
        <w:tc>
          <w:tcPr>
            <w:tcW w:w="589" w:type="pct"/>
            <w:tcBorders>
              <w:top w:val="nil"/>
              <w:left w:val="nil"/>
              <w:bottom w:val="single" w:color="auto" w:sz="4" w:space="0"/>
              <w:right w:val="single" w:color="auto" w:sz="4" w:space="0"/>
            </w:tcBorders>
            <w:shd w:val="clear" w:color="auto" w:fill="auto"/>
            <w:noWrap/>
            <w:vAlign w:val="bottom"/>
            <w:tcPrChange w:id="361" w:author="张军阳" w:date="2026-07-27T15:52:02Z">
              <w:tcPr>
                <w:tcW w:w="0" w:type="auto"/>
                <w:tcBorders>
                  <w:top w:val="nil"/>
                  <w:left w:val="nil"/>
                  <w:bottom w:val="single" w:color="auto" w:sz="4" w:space="0"/>
                  <w:right w:val="single" w:color="auto" w:sz="4" w:space="0"/>
                </w:tcBorders>
                <w:noWrap/>
                <w:vAlign w:val="bottom"/>
              </w:tcPr>
            </w:tcPrChange>
          </w:tcPr>
          <w:p w14:paraId="6D1EB9B1">
            <w:pPr>
              <w:keepNext w:val="0"/>
              <w:keepLines w:val="0"/>
              <w:widowControl/>
              <w:suppressLineNumbers w:val="0"/>
              <w:jc w:val="center"/>
              <w:textAlignment w:val="bottom"/>
              <w:rPr>
                <w:ins w:id="362" w:author="张军阳" w:date="2026-07-27T15:51:38Z"/>
                <w:del w:id="363" w:author="杨东 [2]" w:date="2026-07-29T12:50:43Z"/>
                <w:rFonts w:hint="default" w:ascii="等线" w:hAnsi="等线" w:eastAsia="等线" w:cs="等线"/>
                <w:b/>
                <w:bCs/>
                <w:i w:val="0"/>
                <w:iCs w:val="0"/>
                <w:color w:val="000000"/>
                <w:sz w:val="22"/>
                <w:szCs w:val="22"/>
                <w:u w:val="none"/>
                <w:woUserID w:val="2"/>
              </w:rPr>
            </w:pPr>
            <w:ins w:id="364" w:author="张军阳" w:date="2026-07-27T15:51:38Z">
              <w:del w:id="365"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&lt;EOD&gt;</w:delText>
                </w:r>
              </w:del>
            </w:ins>
          </w:p>
        </w:tc>
        <w:tc>
          <w:tcPr>
            <w:tcW w:w="708" w:type="pct"/>
            <w:tcBorders>
              <w:top w:val="nil"/>
              <w:left w:val="nil"/>
              <w:bottom w:val="single" w:color="auto" w:sz="4" w:space="0"/>
              <w:right w:val="single" w:color="auto" w:sz="4" w:space="0"/>
            </w:tcBorders>
            <w:shd w:val="clear" w:color="auto" w:fill="auto"/>
            <w:noWrap/>
            <w:vAlign w:val="bottom"/>
            <w:tcPrChange w:id="366" w:author="张军阳" w:date="2026-07-27T15:52:02Z">
              <w:tcPr>
                <w:tcW w:w="0" w:type="auto"/>
                <w:tcBorders>
                  <w:top w:val="nil"/>
                  <w:left w:val="nil"/>
                  <w:bottom w:val="single" w:color="auto" w:sz="4" w:space="0"/>
                  <w:right w:val="single" w:color="auto" w:sz="4" w:space="0"/>
                </w:tcBorders>
                <w:noWrap/>
                <w:vAlign w:val="bottom"/>
              </w:tcPr>
            </w:tcPrChange>
          </w:tcPr>
          <w:p w14:paraId="5BBEF8D5">
            <w:pPr>
              <w:keepNext w:val="0"/>
              <w:keepLines w:val="0"/>
              <w:widowControl/>
              <w:suppressLineNumbers w:val="0"/>
              <w:jc w:val="center"/>
              <w:textAlignment w:val="bottom"/>
              <w:rPr>
                <w:ins w:id="367" w:author="张军阳" w:date="2026-07-27T15:51:38Z"/>
                <w:del w:id="368" w:author="杨东 [2]" w:date="2026-07-29T12:50:43Z"/>
                <w:rFonts w:hint="default" w:ascii="等线" w:hAnsi="等线" w:eastAsia="等线" w:cs="等线"/>
                <w:b/>
                <w:bCs/>
                <w:i w:val="0"/>
                <w:iCs w:val="0"/>
                <w:color w:val="000000"/>
                <w:sz w:val="22"/>
                <w:szCs w:val="22"/>
                <w:u w:val="none"/>
                <w:woUserID w:val="2"/>
              </w:rPr>
            </w:pPr>
            <w:ins w:id="369" w:author="张军阳" w:date="2026-07-27T15:51:38Z">
              <w:del w:id="370"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&lt;MASK&gt;</w:delText>
                </w:r>
              </w:del>
            </w:ins>
          </w:p>
        </w:tc>
        <w:tc>
          <w:tcPr>
            <w:tcW w:w="597" w:type="pct"/>
            <w:tcBorders>
              <w:top w:val="nil"/>
              <w:left w:val="nil"/>
              <w:bottom w:val="single" w:color="auto" w:sz="4" w:space="0"/>
              <w:right w:val="single" w:color="auto" w:sz="4" w:space="0"/>
            </w:tcBorders>
            <w:shd w:val="clear" w:color="auto" w:fill="auto"/>
            <w:noWrap/>
            <w:vAlign w:val="bottom"/>
            <w:tcPrChange w:id="371" w:author="张军阳" w:date="2026-07-27T15:52:02Z">
              <w:tcPr>
                <w:tcW w:w="0" w:type="auto"/>
                <w:tcBorders>
                  <w:top w:val="nil"/>
                  <w:left w:val="nil"/>
                  <w:bottom w:val="single" w:color="auto" w:sz="4" w:space="0"/>
                  <w:right w:val="single" w:color="auto" w:sz="4" w:space="0"/>
                </w:tcBorders>
                <w:noWrap/>
                <w:vAlign w:val="bottom"/>
              </w:tcPr>
            </w:tcPrChange>
          </w:tcPr>
          <w:p w14:paraId="2C54FC4F">
            <w:pPr>
              <w:keepNext w:val="0"/>
              <w:keepLines w:val="0"/>
              <w:widowControl/>
              <w:suppressLineNumbers w:val="0"/>
              <w:jc w:val="center"/>
              <w:textAlignment w:val="bottom"/>
              <w:rPr>
                <w:ins w:id="372" w:author="张军阳" w:date="2026-07-27T15:51:38Z"/>
                <w:del w:id="373" w:author="杨东 [2]" w:date="2026-07-29T12:50:43Z"/>
                <w:rFonts w:hint="default" w:ascii="等线" w:hAnsi="等线" w:eastAsia="等线" w:cs="等线"/>
                <w:b/>
                <w:bCs/>
                <w:i w:val="0"/>
                <w:iCs w:val="0"/>
                <w:color w:val="000000"/>
                <w:sz w:val="22"/>
                <w:szCs w:val="22"/>
                <w:u w:val="none"/>
                <w:woUserID w:val="2"/>
              </w:rPr>
            </w:pPr>
            <w:ins w:id="374" w:author="张军阳" w:date="2026-07-27T15:51:38Z">
              <w:del w:id="375"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&lt;PAD&gt;</w:delText>
                </w:r>
              </w:del>
            </w:ins>
          </w:p>
        </w:tc>
        <w:tc>
          <w:tcPr>
            <w:tcW w:w="411" w:type="pct"/>
            <w:tcBorders>
              <w:top w:val="nil"/>
              <w:left w:val="nil"/>
              <w:bottom w:val="single" w:color="auto" w:sz="4" w:space="0"/>
              <w:right w:val="single" w:color="auto" w:sz="4" w:space="0"/>
            </w:tcBorders>
            <w:shd w:val="clear" w:color="auto" w:fill="auto"/>
            <w:noWrap/>
            <w:vAlign w:val="bottom"/>
            <w:tcPrChange w:id="376" w:author="张军阳" w:date="2026-07-27T15:52:02Z">
              <w:tcPr>
                <w:tcW w:w="0" w:type="auto"/>
                <w:tcBorders>
                  <w:top w:val="nil"/>
                  <w:left w:val="nil"/>
                  <w:bottom w:val="single" w:color="auto" w:sz="4" w:space="0"/>
                  <w:right w:val="single" w:color="auto" w:sz="4" w:space="0"/>
                </w:tcBorders>
                <w:noWrap/>
                <w:vAlign w:val="bottom"/>
              </w:tcPr>
            </w:tcPrChange>
          </w:tcPr>
          <w:p w14:paraId="5C19C548">
            <w:pPr>
              <w:keepNext w:val="0"/>
              <w:keepLines w:val="0"/>
              <w:widowControl/>
              <w:suppressLineNumbers w:val="0"/>
              <w:jc w:val="center"/>
              <w:textAlignment w:val="bottom"/>
              <w:rPr>
                <w:ins w:id="377" w:author="张军阳" w:date="2026-07-27T15:51:38Z"/>
                <w:del w:id="378" w:author="杨东 [2]" w:date="2026-07-29T12:50:43Z"/>
                <w:rFonts w:hint="default" w:ascii="等线" w:hAnsi="等线" w:eastAsia="等线" w:cs="等线"/>
                <w:b/>
                <w:bCs/>
                <w:i w:val="0"/>
                <w:iCs w:val="0"/>
                <w:color w:val="000000"/>
                <w:sz w:val="22"/>
                <w:szCs w:val="22"/>
                <w:u w:val="none"/>
                <w:woUserID w:val="2"/>
              </w:rPr>
            </w:pPr>
            <w:ins w:id="379" w:author="张军阳" w:date="2026-07-27T15:51:38Z">
              <w:del w:id="380"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&lt;s&gt;</w:delText>
                </w:r>
              </w:del>
            </w:ins>
          </w:p>
        </w:tc>
        <w:tc>
          <w:tcPr>
            <w:tcW w:w="498" w:type="pct"/>
            <w:tcBorders>
              <w:top w:val="nil"/>
              <w:left w:val="nil"/>
              <w:bottom w:val="single" w:color="auto" w:sz="4" w:space="0"/>
              <w:right w:val="single" w:color="auto" w:sz="4" w:space="0"/>
            </w:tcBorders>
            <w:shd w:val="clear" w:color="auto" w:fill="auto"/>
            <w:noWrap/>
            <w:vAlign w:val="bottom"/>
            <w:tcPrChange w:id="381" w:author="张军阳" w:date="2026-07-27T15:52:02Z">
              <w:tcPr>
                <w:tcW w:w="0" w:type="auto"/>
                <w:tcBorders>
                  <w:top w:val="nil"/>
                  <w:left w:val="nil"/>
                  <w:bottom w:val="single" w:color="auto" w:sz="4" w:space="0"/>
                  <w:right w:val="single" w:color="auto" w:sz="4" w:space="0"/>
                </w:tcBorders>
                <w:noWrap/>
                <w:vAlign w:val="bottom"/>
              </w:tcPr>
            </w:tcPrChange>
          </w:tcPr>
          <w:p w14:paraId="1C15C02C">
            <w:pPr>
              <w:keepNext w:val="0"/>
              <w:keepLines w:val="0"/>
              <w:widowControl/>
              <w:suppressLineNumbers w:val="0"/>
              <w:jc w:val="center"/>
              <w:textAlignment w:val="bottom"/>
              <w:rPr>
                <w:ins w:id="382" w:author="张军阳" w:date="2026-07-27T15:51:38Z"/>
                <w:del w:id="383" w:author="杨东 [2]" w:date="2026-07-29T12:50:43Z"/>
                <w:rFonts w:hint="default" w:ascii="等线" w:hAnsi="等线" w:eastAsia="等线" w:cs="等线"/>
                <w:b/>
                <w:bCs/>
                <w:i w:val="0"/>
                <w:iCs w:val="0"/>
                <w:color w:val="000000"/>
                <w:sz w:val="22"/>
                <w:szCs w:val="22"/>
                <w:u w:val="none"/>
                <w:woUserID w:val="2"/>
              </w:rPr>
            </w:pPr>
            <w:ins w:id="384" w:author="张军阳" w:date="2026-07-27T15:51:38Z">
              <w:del w:id="385"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&lt;/s&gt;</w:delText>
                </w:r>
              </w:del>
            </w:ins>
          </w:p>
        </w:tc>
        <w:tc>
          <w:tcPr>
            <w:tcW w:w="597" w:type="pct"/>
            <w:tcBorders>
              <w:top w:val="nil"/>
              <w:left w:val="nil"/>
              <w:bottom w:val="single" w:color="auto" w:sz="4" w:space="0"/>
              <w:right w:val="single" w:color="auto" w:sz="4" w:space="0"/>
            </w:tcBorders>
            <w:shd w:val="clear" w:color="auto" w:fill="auto"/>
            <w:noWrap/>
            <w:vAlign w:val="bottom"/>
            <w:tcPrChange w:id="386" w:author="张军阳" w:date="2026-07-27T15:52:02Z">
              <w:tcPr>
                <w:tcW w:w="0" w:type="auto"/>
                <w:tcBorders>
                  <w:top w:val="nil"/>
                  <w:left w:val="nil"/>
                  <w:bottom w:val="single" w:color="auto" w:sz="4" w:space="0"/>
                  <w:right w:val="single" w:color="auto" w:sz="4" w:space="0"/>
                </w:tcBorders>
                <w:noWrap/>
                <w:vAlign w:val="bottom"/>
              </w:tcPr>
            </w:tcPrChange>
          </w:tcPr>
          <w:p w14:paraId="6D49ECAE">
            <w:pPr>
              <w:keepNext w:val="0"/>
              <w:keepLines w:val="0"/>
              <w:widowControl/>
              <w:suppressLineNumbers w:val="0"/>
              <w:jc w:val="center"/>
              <w:textAlignment w:val="bottom"/>
              <w:rPr>
                <w:ins w:id="387" w:author="张军阳" w:date="2026-07-27T15:51:38Z"/>
                <w:del w:id="388" w:author="杨东 [2]" w:date="2026-07-29T12:50:43Z"/>
                <w:rFonts w:hint="default" w:ascii="等线" w:hAnsi="等线" w:eastAsia="等线" w:cs="等线"/>
                <w:b/>
                <w:bCs/>
                <w:i w:val="0"/>
                <w:iCs w:val="0"/>
                <w:color w:val="000000"/>
                <w:sz w:val="22"/>
                <w:szCs w:val="22"/>
                <w:u w:val="none"/>
                <w:woUserID w:val="2"/>
              </w:rPr>
            </w:pPr>
            <w:ins w:id="389" w:author="张军阳" w:date="2026-07-27T15:51:38Z">
              <w:del w:id="390" w:author="杨东 [2]" w:date="2026-07-29T12:50:43Z">
                <w:r>
                  <w:rPr>
                    <w:rFonts w:hint="default" w:ascii="等线" w:hAnsi="等线" w:eastAsia="等线" w:cs="等线"/>
                    <w:b/>
                    <w:bCs/>
                    <w:i w:val="0"/>
                    <w:iCs w:val="0"/>
                    <w:color w:val="000000"/>
                    <w:kern w:val="0"/>
                    <w:sz w:val="22"/>
                    <w:szCs w:val="22"/>
                    <w:u w:val="none"/>
                    <w:lang w:val="en-US" w:eastAsia="zh-CN" w:bidi="ar"/>
                    <w:woUserID w:val="2"/>
                  </w:rPr>
                  <w:delText>&lt;UNK&gt;</w:delText>
                </w:r>
              </w:del>
            </w:ins>
          </w:p>
        </w:tc>
      </w:tr>
      <w:tr w14:paraId="19F41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Change w:id="393" w:author="张军阳" w:date="2026-07-27T15:52:02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blPrExChange>
        </w:tblPrEx>
        <w:trPr>
          <w:trHeight w:val="276" w:hRule="atLeast"/>
          <w:ins w:id="391" w:author="张军阳" w:date="2026-07-27T15:51:38Z"/>
          <w:del w:id="392" w:author="杨东 [2]" w:date="2026-07-29T12:50:43Z"/>
          <w:trPrChange w:id="393" w:author="张军阳" w:date="2026-07-27T15:52:02Z">
            <w:trPr>
              <w:trHeight w:val="276" w:hRule="atLeast"/>
            </w:trPr>
          </w:trPrChange>
        </w:trPr>
        <w:tc>
          <w:tcPr>
            <w:tcW w:w="537" w:type="pct"/>
            <w:tcBorders>
              <w:top w:val="nil"/>
              <w:left w:val="single" w:color="auto" w:sz="4" w:space="0"/>
              <w:bottom w:val="single" w:color="auto" w:sz="4" w:space="0"/>
              <w:right w:val="single" w:color="auto" w:sz="4" w:space="0"/>
            </w:tcBorders>
            <w:shd w:val="clear" w:color="auto" w:fill="auto"/>
            <w:noWrap/>
            <w:vAlign w:val="bottom"/>
            <w:tcPrChange w:id="394" w:author="张军阳" w:date="2026-07-27T15:52:02Z">
              <w:tcPr>
                <w:tcW w:w="0" w:type="auto"/>
                <w:tcBorders>
                  <w:top w:val="nil"/>
                  <w:left w:val="single" w:color="auto" w:sz="4" w:space="0"/>
                  <w:bottom w:val="single" w:color="auto" w:sz="4" w:space="0"/>
                  <w:right w:val="single" w:color="auto" w:sz="4" w:space="0"/>
                </w:tcBorders>
                <w:noWrap/>
                <w:vAlign w:val="bottom"/>
              </w:tcPr>
            </w:tcPrChange>
          </w:tcPr>
          <w:p w14:paraId="4A0F0EFE">
            <w:pPr>
              <w:keepNext w:val="0"/>
              <w:keepLines w:val="0"/>
              <w:widowControl/>
              <w:suppressLineNumbers w:val="0"/>
              <w:jc w:val="center"/>
              <w:textAlignment w:val="bottom"/>
              <w:rPr>
                <w:ins w:id="395" w:author="张军阳" w:date="2026-07-27T15:51:38Z"/>
                <w:del w:id="396" w:author="杨东 [2]" w:date="2026-07-29T12:50:43Z"/>
                <w:rFonts w:hint="default" w:ascii="等线" w:hAnsi="等线" w:eastAsia="等线" w:cs="等线"/>
                <w:i w:val="0"/>
                <w:iCs w:val="0"/>
                <w:color w:val="000000"/>
                <w:sz w:val="22"/>
                <w:szCs w:val="22"/>
                <w:u w:val="none"/>
                <w:woUserID w:val="2"/>
              </w:rPr>
            </w:pPr>
            <w:ins w:id="397" w:author="张军阳" w:date="2026-07-27T15:51:38Z">
              <w:del w:id="398" w:author="杨东 [2]" w:date="2026-07-29T12:50:43Z">
                <w:r>
                  <w:rPr>
                    <w:rFonts w:hint="default" w:ascii="等线" w:hAnsi="等线" w:eastAsia="等线" w:cs="等线"/>
                    <w:i w:val="0"/>
                    <w:iCs w:val="0"/>
                    <w:color w:val="000000"/>
                    <w:kern w:val="0"/>
                    <w:sz w:val="22"/>
                    <w:szCs w:val="22"/>
                    <w:u w:val="none"/>
                    <w:lang w:val="en-US" w:eastAsia="zh-CN" w:bidi="ar"/>
                    <w:woUserID w:val="2"/>
                  </w:rPr>
                  <w:delText>9</w:delText>
                </w:r>
              </w:del>
            </w:ins>
          </w:p>
        </w:tc>
        <w:tc>
          <w:tcPr>
            <w:tcW w:w="527" w:type="pct"/>
            <w:tcBorders>
              <w:top w:val="nil"/>
              <w:left w:val="nil"/>
              <w:bottom w:val="single" w:color="auto" w:sz="4" w:space="0"/>
              <w:right w:val="single" w:color="auto" w:sz="4" w:space="0"/>
            </w:tcBorders>
            <w:shd w:val="clear" w:color="auto" w:fill="auto"/>
            <w:noWrap/>
            <w:vAlign w:val="bottom"/>
            <w:tcPrChange w:id="399" w:author="张军阳" w:date="2026-07-27T15:52:02Z">
              <w:tcPr>
                <w:tcW w:w="0" w:type="auto"/>
                <w:tcBorders>
                  <w:top w:val="nil"/>
                  <w:left w:val="nil"/>
                  <w:bottom w:val="single" w:color="auto" w:sz="4" w:space="0"/>
                  <w:right w:val="single" w:color="auto" w:sz="4" w:space="0"/>
                </w:tcBorders>
                <w:noWrap/>
                <w:vAlign w:val="bottom"/>
              </w:tcPr>
            </w:tcPrChange>
          </w:tcPr>
          <w:p w14:paraId="31D0A38C">
            <w:pPr>
              <w:keepNext w:val="0"/>
              <w:keepLines w:val="0"/>
              <w:widowControl/>
              <w:suppressLineNumbers w:val="0"/>
              <w:jc w:val="center"/>
              <w:textAlignment w:val="bottom"/>
              <w:rPr>
                <w:ins w:id="400" w:author="张军阳" w:date="2026-07-27T15:51:38Z"/>
                <w:del w:id="401" w:author="杨东 [2]" w:date="2026-07-29T12:50:43Z"/>
                <w:rFonts w:hint="default" w:ascii="等线" w:hAnsi="等线" w:eastAsia="等线" w:cs="等线"/>
                <w:i w:val="0"/>
                <w:iCs w:val="0"/>
                <w:color w:val="000000"/>
                <w:sz w:val="22"/>
                <w:szCs w:val="22"/>
                <w:u w:val="none"/>
                <w:woUserID w:val="2"/>
              </w:rPr>
            </w:pPr>
            <w:ins w:id="402" w:author="张军阳" w:date="2026-07-27T15:51:38Z">
              <w:del w:id="403" w:author="杨东 [2]" w:date="2026-07-29T12:50:43Z">
                <w:r>
                  <w:rPr>
                    <w:rFonts w:hint="default" w:ascii="等线" w:hAnsi="等线" w:eastAsia="等线" w:cs="等线"/>
                    <w:i w:val="0"/>
                    <w:iCs w:val="0"/>
                    <w:color w:val="000000"/>
                    <w:kern w:val="0"/>
                    <w:sz w:val="22"/>
                    <w:szCs w:val="22"/>
                    <w:u w:val="none"/>
                    <w:lang w:val="en-US" w:eastAsia="zh-CN" w:bidi="ar"/>
                    <w:woUserID w:val="2"/>
                  </w:rPr>
                  <w:delText>10</w:delText>
                </w:r>
              </w:del>
            </w:ins>
          </w:p>
        </w:tc>
        <w:tc>
          <w:tcPr>
            <w:tcW w:w="532" w:type="pct"/>
            <w:tcBorders>
              <w:top w:val="nil"/>
              <w:left w:val="nil"/>
              <w:bottom w:val="single" w:color="auto" w:sz="4" w:space="0"/>
              <w:right w:val="single" w:color="auto" w:sz="4" w:space="0"/>
            </w:tcBorders>
            <w:shd w:val="clear" w:color="auto" w:fill="auto"/>
            <w:noWrap/>
            <w:vAlign w:val="bottom"/>
            <w:tcPrChange w:id="404" w:author="张军阳" w:date="2026-07-27T15:52:02Z">
              <w:tcPr>
                <w:tcW w:w="0" w:type="auto"/>
                <w:tcBorders>
                  <w:top w:val="nil"/>
                  <w:left w:val="nil"/>
                  <w:bottom w:val="single" w:color="auto" w:sz="4" w:space="0"/>
                  <w:right w:val="single" w:color="auto" w:sz="4" w:space="0"/>
                </w:tcBorders>
                <w:noWrap/>
                <w:vAlign w:val="bottom"/>
              </w:tcPr>
            </w:tcPrChange>
          </w:tcPr>
          <w:p w14:paraId="7B8C09F6">
            <w:pPr>
              <w:keepNext w:val="0"/>
              <w:keepLines w:val="0"/>
              <w:widowControl/>
              <w:suppressLineNumbers w:val="0"/>
              <w:jc w:val="center"/>
              <w:textAlignment w:val="bottom"/>
              <w:rPr>
                <w:ins w:id="405" w:author="张军阳" w:date="2026-07-27T15:51:38Z"/>
                <w:del w:id="406" w:author="杨东 [2]" w:date="2026-07-29T12:50:43Z"/>
                <w:rFonts w:hint="default" w:ascii="等线" w:hAnsi="等线" w:eastAsia="等线" w:cs="等线"/>
                <w:i w:val="0"/>
                <w:iCs w:val="0"/>
                <w:color w:val="000000"/>
                <w:sz w:val="22"/>
                <w:szCs w:val="22"/>
                <w:u w:val="none"/>
                <w:woUserID w:val="2"/>
              </w:rPr>
            </w:pPr>
            <w:ins w:id="407" w:author="张军阳" w:date="2026-07-27T15:51:38Z">
              <w:del w:id="408" w:author="杨东 [2]" w:date="2026-07-29T12:50:43Z">
                <w:r>
                  <w:rPr>
                    <w:rFonts w:hint="default" w:ascii="等线" w:hAnsi="等线" w:eastAsia="等线" w:cs="等线"/>
                    <w:i w:val="0"/>
                    <w:iCs w:val="0"/>
                    <w:color w:val="000000"/>
                    <w:kern w:val="0"/>
                    <w:sz w:val="22"/>
                    <w:szCs w:val="22"/>
                    <w:u w:val="none"/>
                    <w:lang w:val="en-US" w:eastAsia="zh-CN" w:bidi="ar"/>
                    <w:woUserID w:val="2"/>
                  </w:rPr>
                  <w:delText>11</w:delText>
                </w:r>
              </w:del>
            </w:ins>
          </w:p>
        </w:tc>
        <w:tc>
          <w:tcPr>
            <w:tcW w:w="589" w:type="pct"/>
            <w:tcBorders>
              <w:top w:val="nil"/>
              <w:left w:val="nil"/>
              <w:bottom w:val="single" w:color="auto" w:sz="4" w:space="0"/>
              <w:right w:val="single" w:color="auto" w:sz="4" w:space="0"/>
            </w:tcBorders>
            <w:shd w:val="clear" w:color="auto" w:fill="auto"/>
            <w:noWrap/>
            <w:vAlign w:val="bottom"/>
            <w:tcPrChange w:id="409" w:author="张军阳" w:date="2026-07-27T15:52:02Z">
              <w:tcPr>
                <w:tcW w:w="0" w:type="auto"/>
                <w:tcBorders>
                  <w:top w:val="nil"/>
                  <w:left w:val="nil"/>
                  <w:bottom w:val="single" w:color="auto" w:sz="4" w:space="0"/>
                  <w:right w:val="single" w:color="auto" w:sz="4" w:space="0"/>
                </w:tcBorders>
                <w:noWrap/>
                <w:vAlign w:val="bottom"/>
              </w:tcPr>
            </w:tcPrChange>
          </w:tcPr>
          <w:p w14:paraId="44277844">
            <w:pPr>
              <w:keepNext w:val="0"/>
              <w:keepLines w:val="0"/>
              <w:widowControl/>
              <w:suppressLineNumbers w:val="0"/>
              <w:jc w:val="center"/>
              <w:textAlignment w:val="bottom"/>
              <w:rPr>
                <w:ins w:id="410" w:author="张军阳" w:date="2026-07-27T15:51:38Z"/>
                <w:del w:id="411" w:author="杨东 [2]" w:date="2026-07-29T12:50:43Z"/>
                <w:rFonts w:hint="default" w:ascii="等线" w:hAnsi="等线" w:eastAsia="等线" w:cs="等线"/>
                <w:i w:val="0"/>
                <w:iCs w:val="0"/>
                <w:color w:val="000000"/>
                <w:sz w:val="22"/>
                <w:szCs w:val="22"/>
                <w:u w:val="none"/>
                <w:woUserID w:val="2"/>
              </w:rPr>
            </w:pPr>
            <w:ins w:id="412" w:author="张军阳" w:date="2026-07-27T15:51:38Z">
              <w:del w:id="413" w:author="杨东 [2]" w:date="2026-07-29T12:50:43Z">
                <w:r>
                  <w:rPr>
                    <w:rFonts w:hint="default" w:ascii="等线" w:hAnsi="等线" w:eastAsia="等线" w:cs="等线"/>
                    <w:i w:val="0"/>
                    <w:iCs w:val="0"/>
                    <w:color w:val="000000"/>
                    <w:kern w:val="0"/>
                    <w:sz w:val="22"/>
                    <w:szCs w:val="22"/>
                    <w:u w:val="none"/>
                    <w:lang w:val="en-US" w:eastAsia="zh-CN" w:bidi="ar"/>
                    <w:woUserID w:val="2"/>
                  </w:rPr>
                  <w:delText>12</w:delText>
                </w:r>
              </w:del>
            </w:ins>
          </w:p>
        </w:tc>
        <w:tc>
          <w:tcPr>
            <w:tcW w:w="708" w:type="pct"/>
            <w:tcBorders>
              <w:top w:val="nil"/>
              <w:left w:val="nil"/>
              <w:bottom w:val="single" w:color="auto" w:sz="4" w:space="0"/>
              <w:right w:val="single" w:color="auto" w:sz="4" w:space="0"/>
            </w:tcBorders>
            <w:shd w:val="clear" w:color="auto" w:fill="auto"/>
            <w:noWrap/>
            <w:vAlign w:val="bottom"/>
            <w:tcPrChange w:id="414" w:author="张军阳" w:date="2026-07-27T15:52:02Z">
              <w:tcPr>
                <w:tcW w:w="0" w:type="auto"/>
                <w:tcBorders>
                  <w:top w:val="nil"/>
                  <w:left w:val="nil"/>
                  <w:bottom w:val="single" w:color="auto" w:sz="4" w:space="0"/>
                  <w:right w:val="single" w:color="auto" w:sz="4" w:space="0"/>
                </w:tcBorders>
                <w:noWrap/>
                <w:vAlign w:val="bottom"/>
              </w:tcPr>
            </w:tcPrChange>
          </w:tcPr>
          <w:p w14:paraId="65DF5B18">
            <w:pPr>
              <w:keepNext w:val="0"/>
              <w:keepLines w:val="0"/>
              <w:widowControl/>
              <w:suppressLineNumbers w:val="0"/>
              <w:jc w:val="center"/>
              <w:textAlignment w:val="bottom"/>
              <w:rPr>
                <w:ins w:id="415" w:author="张军阳" w:date="2026-07-27T15:51:38Z"/>
                <w:del w:id="416" w:author="杨东 [2]" w:date="2026-07-29T12:50:43Z"/>
                <w:rFonts w:hint="default" w:ascii="等线" w:hAnsi="等线" w:eastAsia="等线" w:cs="等线"/>
                <w:i w:val="0"/>
                <w:iCs w:val="0"/>
                <w:color w:val="000000"/>
                <w:sz w:val="22"/>
                <w:szCs w:val="22"/>
                <w:u w:val="none"/>
                <w:woUserID w:val="2"/>
              </w:rPr>
            </w:pPr>
            <w:ins w:id="417" w:author="张军阳" w:date="2026-07-27T15:51:38Z">
              <w:del w:id="418" w:author="杨东 [2]" w:date="2026-07-29T12:50:43Z">
                <w:r>
                  <w:rPr>
                    <w:rFonts w:hint="default" w:ascii="等线" w:hAnsi="等线" w:eastAsia="等线" w:cs="等线"/>
                    <w:i w:val="0"/>
                    <w:iCs w:val="0"/>
                    <w:color w:val="000000"/>
                    <w:kern w:val="0"/>
                    <w:sz w:val="22"/>
                    <w:szCs w:val="22"/>
                    <w:u w:val="none"/>
                    <w:lang w:val="en-US" w:eastAsia="zh-CN" w:bidi="ar"/>
                    <w:woUserID w:val="2"/>
                  </w:rPr>
                  <w:delText>13</w:delText>
                </w:r>
              </w:del>
            </w:ins>
          </w:p>
        </w:tc>
        <w:tc>
          <w:tcPr>
            <w:tcW w:w="597" w:type="pct"/>
            <w:tcBorders>
              <w:top w:val="nil"/>
              <w:left w:val="nil"/>
              <w:bottom w:val="single" w:color="auto" w:sz="4" w:space="0"/>
              <w:right w:val="single" w:color="auto" w:sz="4" w:space="0"/>
            </w:tcBorders>
            <w:shd w:val="clear" w:color="auto" w:fill="auto"/>
            <w:noWrap/>
            <w:vAlign w:val="bottom"/>
            <w:tcPrChange w:id="419" w:author="张军阳" w:date="2026-07-27T15:52:02Z">
              <w:tcPr>
                <w:tcW w:w="0" w:type="auto"/>
                <w:tcBorders>
                  <w:top w:val="nil"/>
                  <w:left w:val="nil"/>
                  <w:bottom w:val="single" w:color="auto" w:sz="4" w:space="0"/>
                  <w:right w:val="single" w:color="auto" w:sz="4" w:space="0"/>
                </w:tcBorders>
                <w:noWrap/>
                <w:vAlign w:val="bottom"/>
              </w:tcPr>
            </w:tcPrChange>
          </w:tcPr>
          <w:p w14:paraId="43C5E744">
            <w:pPr>
              <w:keepNext w:val="0"/>
              <w:keepLines w:val="0"/>
              <w:widowControl/>
              <w:suppressLineNumbers w:val="0"/>
              <w:jc w:val="center"/>
              <w:textAlignment w:val="bottom"/>
              <w:rPr>
                <w:ins w:id="420" w:author="张军阳" w:date="2026-07-27T15:51:38Z"/>
                <w:del w:id="421" w:author="杨东 [2]" w:date="2026-07-29T12:50:43Z"/>
                <w:rFonts w:hint="default" w:ascii="等线" w:hAnsi="等线" w:eastAsia="等线" w:cs="等线"/>
                <w:i w:val="0"/>
                <w:iCs w:val="0"/>
                <w:color w:val="000000"/>
                <w:sz w:val="22"/>
                <w:szCs w:val="22"/>
                <w:u w:val="none"/>
                <w:woUserID w:val="2"/>
              </w:rPr>
            </w:pPr>
            <w:ins w:id="422" w:author="张军阳" w:date="2026-07-27T15:51:38Z">
              <w:del w:id="423" w:author="杨东 [2]" w:date="2026-07-29T12:50:43Z">
                <w:r>
                  <w:rPr>
                    <w:rFonts w:hint="default" w:ascii="等线" w:hAnsi="等线" w:eastAsia="等线" w:cs="等线"/>
                    <w:i w:val="0"/>
                    <w:iCs w:val="0"/>
                    <w:color w:val="000000"/>
                    <w:kern w:val="0"/>
                    <w:sz w:val="22"/>
                    <w:szCs w:val="22"/>
                    <w:u w:val="none"/>
                    <w:lang w:val="en-US" w:eastAsia="zh-CN" w:bidi="ar"/>
                    <w:woUserID w:val="2"/>
                  </w:rPr>
                  <w:delText>14</w:delText>
                </w:r>
              </w:del>
            </w:ins>
          </w:p>
        </w:tc>
        <w:tc>
          <w:tcPr>
            <w:tcW w:w="411" w:type="pct"/>
            <w:tcBorders>
              <w:top w:val="nil"/>
              <w:left w:val="nil"/>
              <w:bottom w:val="single" w:color="auto" w:sz="4" w:space="0"/>
              <w:right w:val="single" w:color="auto" w:sz="4" w:space="0"/>
            </w:tcBorders>
            <w:shd w:val="clear" w:color="auto" w:fill="auto"/>
            <w:noWrap/>
            <w:vAlign w:val="bottom"/>
            <w:tcPrChange w:id="424" w:author="张军阳" w:date="2026-07-27T15:52:02Z">
              <w:tcPr>
                <w:tcW w:w="0" w:type="auto"/>
                <w:tcBorders>
                  <w:top w:val="nil"/>
                  <w:left w:val="nil"/>
                  <w:bottom w:val="single" w:color="auto" w:sz="4" w:space="0"/>
                  <w:right w:val="single" w:color="auto" w:sz="4" w:space="0"/>
                </w:tcBorders>
                <w:noWrap/>
                <w:vAlign w:val="bottom"/>
              </w:tcPr>
            </w:tcPrChange>
          </w:tcPr>
          <w:p w14:paraId="48FEA181">
            <w:pPr>
              <w:keepNext w:val="0"/>
              <w:keepLines w:val="0"/>
              <w:widowControl/>
              <w:suppressLineNumbers w:val="0"/>
              <w:jc w:val="center"/>
              <w:textAlignment w:val="bottom"/>
              <w:rPr>
                <w:ins w:id="425" w:author="张军阳" w:date="2026-07-27T15:51:38Z"/>
                <w:del w:id="426" w:author="杨东 [2]" w:date="2026-07-29T12:50:43Z"/>
                <w:rFonts w:hint="default" w:ascii="等线" w:hAnsi="等线" w:eastAsia="等线" w:cs="等线"/>
                <w:i w:val="0"/>
                <w:iCs w:val="0"/>
                <w:color w:val="000000"/>
                <w:sz w:val="22"/>
                <w:szCs w:val="22"/>
                <w:u w:val="none"/>
                <w:woUserID w:val="2"/>
              </w:rPr>
            </w:pPr>
            <w:ins w:id="427" w:author="张军阳" w:date="2026-07-27T15:51:38Z">
              <w:del w:id="428" w:author="杨东 [2]" w:date="2026-07-29T12:50:43Z">
                <w:r>
                  <w:rPr>
                    <w:rFonts w:hint="default" w:ascii="等线" w:hAnsi="等线" w:eastAsia="等线" w:cs="等线"/>
                    <w:i w:val="0"/>
                    <w:iCs w:val="0"/>
                    <w:color w:val="000000"/>
                    <w:kern w:val="0"/>
                    <w:sz w:val="22"/>
                    <w:szCs w:val="22"/>
                    <w:u w:val="none"/>
                    <w:lang w:val="en-US" w:eastAsia="zh-CN" w:bidi="ar"/>
                    <w:woUserID w:val="2"/>
                  </w:rPr>
                  <w:delText>15</w:delText>
                </w:r>
              </w:del>
            </w:ins>
          </w:p>
        </w:tc>
        <w:tc>
          <w:tcPr>
            <w:tcW w:w="498" w:type="pct"/>
            <w:tcBorders>
              <w:top w:val="nil"/>
              <w:left w:val="nil"/>
              <w:bottom w:val="single" w:color="auto" w:sz="4" w:space="0"/>
              <w:right w:val="single" w:color="auto" w:sz="4" w:space="0"/>
            </w:tcBorders>
            <w:shd w:val="clear" w:color="auto" w:fill="auto"/>
            <w:noWrap/>
            <w:vAlign w:val="bottom"/>
            <w:tcPrChange w:id="429" w:author="张军阳" w:date="2026-07-27T15:52:02Z">
              <w:tcPr>
                <w:tcW w:w="0" w:type="auto"/>
                <w:tcBorders>
                  <w:top w:val="nil"/>
                  <w:left w:val="nil"/>
                  <w:bottom w:val="single" w:color="auto" w:sz="4" w:space="0"/>
                  <w:right w:val="single" w:color="auto" w:sz="4" w:space="0"/>
                </w:tcBorders>
                <w:noWrap/>
                <w:vAlign w:val="bottom"/>
              </w:tcPr>
            </w:tcPrChange>
          </w:tcPr>
          <w:p w14:paraId="645EE1BD">
            <w:pPr>
              <w:keepNext w:val="0"/>
              <w:keepLines w:val="0"/>
              <w:widowControl/>
              <w:suppressLineNumbers w:val="0"/>
              <w:jc w:val="center"/>
              <w:textAlignment w:val="bottom"/>
              <w:rPr>
                <w:ins w:id="430" w:author="张军阳" w:date="2026-07-27T15:51:38Z"/>
                <w:del w:id="431" w:author="杨东 [2]" w:date="2026-07-29T12:50:43Z"/>
                <w:rFonts w:hint="default" w:ascii="等线" w:hAnsi="等线" w:eastAsia="等线" w:cs="等线"/>
                <w:i w:val="0"/>
                <w:iCs w:val="0"/>
                <w:color w:val="000000"/>
                <w:sz w:val="22"/>
                <w:szCs w:val="22"/>
                <w:u w:val="none"/>
                <w:woUserID w:val="2"/>
              </w:rPr>
            </w:pPr>
            <w:ins w:id="432" w:author="张军阳" w:date="2026-07-27T15:51:38Z">
              <w:del w:id="433" w:author="杨东 [2]" w:date="2026-07-29T12:50:43Z">
                <w:r>
                  <w:rPr>
                    <w:rFonts w:hint="default" w:ascii="等线" w:hAnsi="等线" w:eastAsia="等线" w:cs="等线"/>
                    <w:i w:val="0"/>
                    <w:iCs w:val="0"/>
                    <w:color w:val="000000"/>
                    <w:kern w:val="0"/>
                    <w:sz w:val="22"/>
                    <w:szCs w:val="22"/>
                    <w:u w:val="none"/>
                    <w:lang w:val="en-US" w:eastAsia="zh-CN" w:bidi="ar"/>
                    <w:woUserID w:val="2"/>
                  </w:rPr>
                  <w:delText>16</w:delText>
                </w:r>
              </w:del>
            </w:ins>
          </w:p>
        </w:tc>
        <w:tc>
          <w:tcPr>
            <w:tcW w:w="597" w:type="pct"/>
            <w:tcBorders>
              <w:top w:val="nil"/>
              <w:left w:val="nil"/>
              <w:bottom w:val="single" w:color="auto" w:sz="4" w:space="0"/>
              <w:right w:val="single" w:color="auto" w:sz="4" w:space="0"/>
            </w:tcBorders>
            <w:shd w:val="clear" w:color="auto" w:fill="auto"/>
            <w:noWrap/>
            <w:vAlign w:val="bottom"/>
            <w:tcPrChange w:id="434" w:author="张军阳" w:date="2026-07-27T15:52:02Z">
              <w:tcPr>
                <w:tcW w:w="0" w:type="auto"/>
                <w:tcBorders>
                  <w:top w:val="nil"/>
                  <w:left w:val="nil"/>
                  <w:bottom w:val="single" w:color="auto" w:sz="4" w:space="0"/>
                  <w:right w:val="single" w:color="auto" w:sz="4" w:space="0"/>
                </w:tcBorders>
                <w:noWrap/>
                <w:vAlign w:val="bottom"/>
              </w:tcPr>
            </w:tcPrChange>
          </w:tcPr>
          <w:p w14:paraId="66C82D7E">
            <w:pPr>
              <w:keepNext w:val="0"/>
              <w:keepLines w:val="0"/>
              <w:widowControl/>
              <w:suppressLineNumbers w:val="0"/>
              <w:jc w:val="center"/>
              <w:textAlignment w:val="bottom"/>
              <w:rPr>
                <w:ins w:id="435" w:author="张军阳" w:date="2026-07-27T15:51:38Z"/>
                <w:del w:id="436" w:author="杨东 [2]" w:date="2026-07-29T12:50:43Z"/>
                <w:rFonts w:hint="default" w:ascii="等线" w:hAnsi="等线" w:eastAsia="等线" w:cs="等线"/>
                <w:i w:val="0"/>
                <w:iCs w:val="0"/>
                <w:color w:val="000000"/>
                <w:sz w:val="22"/>
                <w:szCs w:val="22"/>
                <w:u w:val="none"/>
                <w:woUserID w:val="2"/>
              </w:rPr>
            </w:pPr>
            <w:ins w:id="437" w:author="张军阳" w:date="2026-07-27T15:51:38Z">
              <w:del w:id="438" w:author="杨东 [2]" w:date="2026-07-29T12:50:43Z">
                <w:r>
                  <w:rPr>
                    <w:rFonts w:hint="default" w:ascii="等线" w:hAnsi="等线" w:eastAsia="等线" w:cs="等线"/>
                    <w:i w:val="0"/>
                    <w:iCs w:val="0"/>
                    <w:color w:val="000000"/>
                    <w:kern w:val="0"/>
                    <w:sz w:val="22"/>
                    <w:szCs w:val="22"/>
                    <w:u w:val="none"/>
                    <w:lang w:val="en-US" w:eastAsia="zh-CN" w:bidi="ar"/>
                    <w:woUserID w:val="2"/>
                  </w:rPr>
                  <w:delText>17</w:delText>
                </w:r>
              </w:del>
            </w:ins>
          </w:p>
        </w:tc>
      </w:tr>
    </w:tbl>
    <w:p w14:paraId="3170378D">
      <w:pPr>
        <w:rPr>
          <w:ins w:id="439" w:author="张军阳" w:date="2026-07-27T15:48:00Z"/>
          <w:del w:id="440" w:author="杨东 [2]" w:date="2026-07-29T12:50:43Z"/>
          <w:rFonts w:hint="default" w:ascii="Tahoma" w:hAnsi="Tahoma" w:cs="Tahoma"/>
          <w:color w:val="000000"/>
          <w:szCs w:val="21"/>
          <w:woUserID w:val="2"/>
        </w:rPr>
      </w:pPr>
    </w:p>
    <w:p w14:paraId="45B4A689">
      <w:pPr>
        <w:rPr>
          <w:ins w:id="441" w:author="傅帅" w:date="2026-07-22T15:54:27Z"/>
          <w:del w:id="442" w:author="杨东 [2]" w:date="2026-07-29T12:50:43Z"/>
          <w:rFonts w:ascii="Tahoma" w:hAnsi="Tahoma" w:cs="Tahoma"/>
          <w:color w:val="000000"/>
          <w:szCs w:val="21"/>
          <w:shd w:val="clear" w:color="auto" w:fill="FFFFFF"/>
        </w:rPr>
      </w:pPr>
      <w:del w:id="443" w:author="杨东 [2]" w:date="2026-07-29T12:50:43Z">
        <w:r>
          <w:rPr>
            <w:rFonts w:ascii="Tahoma" w:hAnsi="Tahoma" w:cs="Tahoma"/>
            <w:color w:val="000000"/>
            <w:szCs w:val="21"/>
          </w:rPr>
          <w:br w:type="textWrapping"/>
        </w:r>
      </w:del>
      <w:del w:id="444" w:author="杨东 [2]" w:date="2026-07-29T12:50:43Z">
        <w:r>
          <w:rPr>
            <w:rFonts w:ascii="Tahoma" w:hAnsi="Tahoma" w:cs="Tahoma"/>
            <w:color w:val="000000"/>
            <w:szCs w:val="21"/>
          </w:rPr>
          <w:br w:type="textWrapping"/>
        </w:r>
      </w:del>
      <w:del w:id="445" w:author="杨东 [2]" w:date="2026-07-29T12:50:43Z">
        <w:r>
          <w:rPr>
            <w:rFonts w:hint="eastAsia" w:ascii="Tahoma" w:hAnsi="Tahoma" w:cs="Tahoma"/>
            <w:color w:val="000000"/>
            <w:szCs w:val="21"/>
            <w:lang w:val="en-US" w:eastAsia="zh-CN"/>
          </w:rPr>
          <w:delText>3.</w:delText>
        </w:r>
      </w:del>
      <w:del w:id="446" w:author="杨东 [2]" w:date="2026-07-29T12:50:43Z">
        <w:r>
          <w:rPr>
            <w:rFonts w:ascii="Tahoma" w:hAnsi="Tahoma" w:cs="Tahoma"/>
            <w:color w:val="000000"/>
            <w:szCs w:val="21"/>
            <w:shd w:val="clear" w:color="auto" w:fill="FFFFFF"/>
          </w:rPr>
          <w:delText>The paper claims OGR "significantly outperforms" existing models in 11 categories, but the benchmarking has multiple fairness issues, and OGR's advantages are highly concentrated in specific task types. Careful analysis of Table 2 reveals that OGR's advantages over PlantCAD2 are concentrated in rice population genetics tasks, including sweep_region_100k (</w:delText>
        </w:r>
      </w:del>
      <w:del w:id="447" w:author="杨东 [2]" w:date="2026-07-29T12:50:43Z">
        <w:r>
          <w:rPr>
            <w:rFonts w:ascii="Tahoma" w:hAnsi="Tahoma" w:cs="Tahoma"/>
            <w:color w:val="000000"/>
            <w:szCs w:val="21"/>
            <w:highlight w:val="magenta"/>
            <w:shd w:val="clear" w:color="auto" w:fill="FFFFFF"/>
          </w:rPr>
          <w:delText>selective sweep detection, 100kb context, OGR 0.916 vs PlantCAD2 0.725), varieties_128kb (variety classification, 128kb context, OGR 0.987 vs PlantCAD2 0.609</w:delText>
        </w:r>
      </w:del>
      <w:del w:id="448" w:author="杨东 [2]" w:date="2026-07-29T12:50:43Z">
        <w:r>
          <w:rPr>
            <w:rFonts w:ascii="Tahoma" w:hAnsi="Tahoma" w:cs="Tahoma"/>
            <w:color w:val="000000"/>
            <w:szCs w:val="21"/>
            <w:shd w:val="clear" w:color="auto" w:fill="FFFFFF"/>
          </w:rPr>
          <w:delText xml:space="preserve">), introgression (indica-japonica introgression analysis, OGR 0.916 vs PlantCAD2 0.725), and subspecies_classification (subspecies classification). Common characteristics of these tasks are that they all require distinguishing indica/japonica, detecting introgression segments, and identifying selective sweep regions; all benefit from long context with 100kb-128kb sequence lengths far exceeding PlantCAD2's 8kb limit; </w:delText>
        </w:r>
      </w:del>
      <w:del w:id="449" w:author="杨东 [2]" w:date="2026-07-29T12:50:43Z">
        <w:r>
          <w:rPr>
            <w:rFonts w:ascii="Tahoma" w:hAnsi="Tahoma" w:cs="Tahoma"/>
            <w:color w:val="000000"/>
            <w:szCs w:val="21"/>
            <w:highlight w:val="yellow"/>
            <w:shd w:val="clear" w:color="auto" w:fill="FFFFFF"/>
          </w:rPr>
          <w:delText>and all are classification tasks rather than regulatory</w:delText>
        </w:r>
      </w:del>
      <w:del w:id="450" w:author="杨东 [2]" w:date="2026-07-29T12:50:43Z">
        <w:r>
          <w:rPr>
            <w:rFonts w:hint="eastAsia" w:ascii="Tahoma" w:hAnsi="Tahoma" w:cs="Tahoma"/>
            <w:color w:val="000000"/>
            <w:szCs w:val="21"/>
            <w:highlight w:val="yellow"/>
            <w:shd w:val="clear" w:color="auto" w:fill="FFFFFF"/>
            <w:lang w:val="en-US" w:eastAsia="zh-CN"/>
          </w:rPr>
          <w:delText xml:space="preserve"> </w:delText>
        </w:r>
      </w:del>
      <w:del w:id="451" w:author="杨东 [2]" w:date="2026-07-29T12:50:43Z">
        <w:r>
          <w:rPr>
            <w:rFonts w:ascii="Tahoma" w:hAnsi="Tahoma" w:cs="Tahoma"/>
            <w:color w:val="000000"/>
            <w:szCs w:val="21"/>
            <w:shd w:val="clear" w:color="auto" w:fill="FFFFFF"/>
          </w:rPr>
          <w:delText xml:space="preserve">prediction or sequence annotation tasks. </w:delText>
        </w:r>
      </w:del>
      <w:del w:id="452" w:author="杨东 [2]" w:date="2026-07-29T12:50:43Z">
        <w:r>
          <w:rPr>
            <w:rFonts w:ascii="Tahoma" w:hAnsi="Tahoma" w:cs="Tahoma"/>
            <w:color w:val="000000"/>
            <w:szCs w:val="21"/>
            <w:highlight w:val="yellow"/>
            <w:shd w:val="clear" w:color="auto" w:fill="FFFFFF"/>
          </w:rPr>
          <w:delText>OGR's advantages in these tasks primarily come from 1Mb long-context capability rather than inherent model architecture superiority.</w:delText>
        </w:r>
      </w:del>
      <w:del w:id="453" w:author="杨东 [2]" w:date="2026-07-29T12:50:43Z">
        <w:r>
          <w:rPr>
            <w:rFonts w:ascii="Tahoma" w:hAnsi="Tahoma" w:cs="Tahoma"/>
            <w:color w:val="000000"/>
            <w:szCs w:val="21"/>
            <w:highlight w:val="yellow"/>
          </w:rPr>
          <w:br w:type="textWrapping"/>
        </w:r>
      </w:del>
      <w:del w:id="454" w:author="杨东 [2]" w:date="2026-07-29T12:50:43Z">
        <w:r>
          <w:rPr>
            <w:rFonts w:ascii="Tahoma" w:hAnsi="Tahoma" w:cs="Tahoma"/>
            <w:color w:val="000000"/>
            <w:szCs w:val="21"/>
            <w:shd w:val="clear" w:color="auto" w:fill="FFFFFF"/>
          </w:rPr>
          <w:delText xml:space="preserve">In contrast, OGR clearly lags behind PlantCAD2 on regulatory prediction and sequence annotation tasks. For </w:delText>
        </w:r>
      </w:del>
      <w:del w:id="455" w:author="杨东 [2]" w:date="2026-07-29T12:50:43Z">
        <w:r>
          <w:rPr>
            <w:rFonts w:ascii="Tahoma" w:hAnsi="Tahoma" w:cs="Tahoma"/>
            <w:color w:val="000000"/>
            <w:szCs w:val="21"/>
            <w:highlight w:val="magenta"/>
            <w:shd w:val="clear" w:color="auto" w:fill="FFFFFF"/>
            <w:rPrChange w:id="456" w:author="傅帅" w:date="2026-07-22T15:54:21Z">
              <w:rPr>
                <w:rFonts w:ascii="Tahoma" w:hAnsi="Tahoma" w:cs="Tahoma"/>
                <w:color w:val="000000"/>
                <w:szCs w:val="21"/>
                <w:shd w:val="clear" w:color="auto" w:fill="FFFFFF"/>
              </w:rPr>
            </w:rPrChange>
          </w:rPr>
          <w:delText>chromatin_access</w:delText>
        </w:r>
      </w:del>
      <w:del w:id="458" w:author="杨东 [2]" w:date="2026-07-29T12:50:43Z">
        <w:r>
          <w:rPr>
            <w:rFonts w:ascii="Tahoma" w:hAnsi="Tahoma" w:cs="Tahoma"/>
            <w:color w:val="000000"/>
            <w:szCs w:val="21"/>
            <w:shd w:val="clear" w:color="auto" w:fill="FFFFFF"/>
          </w:rPr>
          <w:delText>_512bp (chromatin accessibility), OGR 0.838 vs PlantCAD2 0.819 shows only marginal advantage likely not significant, but it must be questioned whether this task is fundamentally binary classification (open/closed) or regression (accessibility signal intensity),</w:delText>
        </w:r>
      </w:del>
      <w:del w:id="459" w:author="杨东 [2]" w:date="2026-07-29T12:50:43Z">
        <w:r>
          <w:rPr>
            <w:rFonts w:ascii="Tahoma" w:hAnsi="Tahoma" w:cs="Tahoma"/>
            <w:color w:val="000000"/>
            <w:szCs w:val="21"/>
            <w:highlight w:val="yellow"/>
            <w:shd w:val="clear" w:color="auto" w:fill="FFFFFF"/>
          </w:rPr>
          <w:delText xml:space="preserve"> as using AUC for evaluation when the training objective is regression would constitute a task type mismatch.</w:delText>
        </w:r>
      </w:del>
      <w:del w:id="460" w:author="杨东 [2]" w:date="2026-07-29T12:50:43Z">
        <w:r>
          <w:rPr>
            <w:rFonts w:ascii="Tahoma" w:hAnsi="Tahoma" w:cs="Tahoma"/>
            <w:color w:val="000000"/>
            <w:szCs w:val="21"/>
            <w:shd w:val="clear" w:color="auto" w:fill="FFFFFF"/>
          </w:rPr>
          <w:delText xml:space="preserve"> </w:delText>
        </w:r>
      </w:del>
    </w:p>
    <w:p w14:paraId="14526E79">
      <w:pPr>
        <w:rPr>
          <w:ins w:id="461" w:author="傅帅" w:date="2026-07-22T15:55:06Z"/>
          <w:del w:id="462" w:author="杨东 [2]" w:date="2026-07-29T12:50:43Z"/>
          <w:rFonts w:ascii="Tahoma" w:hAnsi="Tahoma" w:cs="Tahoma"/>
          <w:color w:val="000000"/>
          <w:szCs w:val="21"/>
          <w:shd w:val="clear" w:color="auto" w:fill="FFFFFF"/>
        </w:rPr>
      </w:pPr>
      <w:del w:id="463" w:author="杨东 [2]" w:date="2026-07-29T12:50:43Z">
        <w:r>
          <w:rPr>
            <w:rFonts w:ascii="Tahoma" w:hAnsi="Tahoma" w:cs="Tahoma"/>
            <w:color w:val="000000"/>
            <w:szCs w:val="21"/>
            <w:shd w:val="clear" w:color="auto" w:fill="FFFFFF"/>
          </w:rPr>
          <w:delText xml:space="preserve">For splice_sites (splice site prediction), a clear binary classification task, OGR likely lags behind PlantCAD2. </w:delText>
        </w:r>
      </w:del>
    </w:p>
    <w:p w14:paraId="02397495">
      <w:pPr>
        <w:rPr>
          <w:ins w:id="464" w:author="傅帅" w:date="2026-07-22T15:55:14Z"/>
          <w:del w:id="465" w:author="杨东 [2]" w:date="2026-07-29T12:50:43Z"/>
          <w:rFonts w:ascii="Tahoma" w:hAnsi="Tahoma" w:cs="Tahoma"/>
          <w:color w:val="000000"/>
          <w:szCs w:val="21"/>
          <w:highlight w:val="yellow"/>
          <w:shd w:val="clear" w:color="auto" w:fill="FFFFFF"/>
        </w:rPr>
      </w:pPr>
      <w:del w:id="466" w:author="杨东 [2]" w:date="2026-07-29T12:50:43Z">
        <w:r>
          <w:rPr>
            <w:rFonts w:ascii="Tahoma" w:hAnsi="Tahoma" w:cs="Tahoma"/>
            <w:color w:val="000000"/>
            <w:szCs w:val="21"/>
            <w:shd w:val="clear" w:color="auto" w:fill="FFFFFF"/>
          </w:rPr>
          <w:delText>For enhancer_strength (enhancer strength), OGR's 0.588 is extremely poor performance near random, with the critical issue being that this task is fundamentally regression (predicting continuous enhancer activity intensity values) but the paper uses AUC (a classification metric) for evaluation; if the training objective is regression but evaluation forcibly binarizes the output,</w:delText>
        </w:r>
      </w:del>
      <w:del w:id="467" w:author="杨东 [2]" w:date="2026-07-29T12:50:43Z">
        <w:r>
          <w:rPr>
            <w:rFonts w:hint="eastAsia" w:ascii="Tahoma" w:hAnsi="Tahoma" w:cs="Tahoma"/>
            <w:color w:val="000000"/>
            <w:szCs w:val="21"/>
            <w:highlight w:val="cyan"/>
            <w:shd w:val="clear" w:color="auto" w:fill="FFFFFF"/>
            <w:lang w:val="en-US" w:eastAsia="zh-CN"/>
          </w:rPr>
          <w:delText xml:space="preserve"> </w:delText>
        </w:r>
      </w:del>
      <w:del w:id="468" w:author="杨东 [2]" w:date="2026-07-29T12:50:43Z">
        <w:r>
          <w:rPr>
            <w:rFonts w:ascii="Tahoma" w:hAnsi="Tahoma" w:cs="Tahoma"/>
            <w:color w:val="000000"/>
            <w:szCs w:val="21"/>
            <w:highlight w:val="cyan"/>
            <w:shd w:val="clear" w:color="auto" w:fill="FFFFFF"/>
          </w:rPr>
          <w:delText>there is a severe task type mismatch</w:delText>
        </w:r>
      </w:del>
      <w:del w:id="469" w:author="杨东 [2]" w:date="2026-07-29T12:50:43Z">
        <w:r>
          <w:rPr>
            <w:rFonts w:ascii="Tahoma" w:hAnsi="Tahoma" w:cs="Tahoma"/>
            <w:color w:val="000000"/>
            <w:szCs w:val="21"/>
            <w:highlight w:val="yellow"/>
            <w:shd w:val="clear" w:color="auto" w:fill="FFFFFF"/>
          </w:rPr>
          <w:delText xml:space="preserve">, meaning OGR's "failure" may be due to inappropriate evaluation methodology rather than model incapability. </w:delText>
        </w:r>
      </w:del>
    </w:p>
    <w:p w14:paraId="23774D6A">
      <w:pPr>
        <w:rPr>
          <w:ins w:id="470" w:author="傅帅" w:date="2026-07-22T15:55:37Z"/>
          <w:del w:id="471" w:author="杨东 [2]" w:date="2026-07-29T12:50:43Z"/>
          <w:rFonts w:ascii="Tahoma" w:hAnsi="Tahoma" w:cs="Tahoma"/>
          <w:color w:val="000000"/>
          <w:szCs w:val="21"/>
          <w:shd w:val="clear" w:color="auto" w:fill="FFFFFF"/>
        </w:rPr>
      </w:pPr>
      <w:del w:id="472" w:author="杨东 [2]" w:date="2026-07-29T12:50:43Z">
        <w:r>
          <w:rPr>
            <w:rFonts w:ascii="Tahoma" w:hAnsi="Tahoma" w:cs="Tahoma"/>
            <w:color w:val="000000"/>
            <w:szCs w:val="21"/>
            <w:shd w:val="clear" w:color="auto" w:fill="FFFFFF"/>
          </w:rPr>
          <w:delText xml:space="preserve">For </w:delText>
        </w:r>
      </w:del>
      <w:del w:id="473" w:author="杨东 [2]" w:date="2026-07-29T12:50:43Z">
        <w:r>
          <w:rPr>
            <w:rFonts w:ascii="Tahoma" w:hAnsi="Tahoma" w:cs="Tahoma"/>
            <w:color w:val="000000"/>
            <w:szCs w:val="21"/>
            <w:highlight w:val="none"/>
            <w:shd w:val="clear" w:color="auto" w:fill="FFFFFF"/>
          </w:rPr>
          <w:delText>TSS_prediction (transcription start site</w:delText>
        </w:r>
      </w:del>
      <w:del w:id="474" w:author="杨东 [2]" w:date="2026-07-29T12:50:43Z">
        <w:r>
          <w:rPr>
            <w:rFonts w:ascii="Tahoma" w:hAnsi="Tahoma" w:cs="Tahoma"/>
            <w:color w:val="000000"/>
            <w:szCs w:val="21"/>
            <w:shd w:val="clear" w:color="auto" w:fill="FFFFFF"/>
          </w:rPr>
          <w:delText xml:space="preserve">), OGR performs poorly, and if regression objectives were used during training while AUC is used for evaluation, the same mismatch applies. </w:delText>
        </w:r>
      </w:del>
    </w:p>
    <w:p w14:paraId="081708EB">
      <w:pPr>
        <w:rPr>
          <w:ins w:id="475" w:author="傅帅" w:date="2026-07-22T15:56:06Z"/>
          <w:del w:id="476" w:author="杨东 [2]" w:date="2026-07-29T12:50:43Z"/>
          <w:rFonts w:ascii="Tahoma" w:hAnsi="Tahoma" w:cs="Tahoma"/>
          <w:color w:val="000000"/>
          <w:szCs w:val="21"/>
          <w:shd w:val="clear" w:color="auto" w:fill="FFFFFF"/>
        </w:rPr>
      </w:pPr>
      <w:del w:id="477" w:author="杨东 [2]" w:date="2026-07-29T12:50:43Z">
        <w:r>
          <w:rPr>
            <w:rFonts w:ascii="Tahoma" w:hAnsi="Tahoma" w:cs="Tahoma"/>
            <w:color w:val="000000"/>
            <w:szCs w:val="21"/>
            <w:shd w:val="clear" w:color="auto" w:fill="FFFFFF"/>
          </w:rPr>
          <w:delText xml:space="preserve">For CDS multilabel (coding sequence annotation), a multi-label classification task, </w:delText>
        </w:r>
      </w:del>
      <w:del w:id="478" w:author="杨东 [2]" w:date="2026-07-29T12:50:43Z">
        <w:r>
          <w:rPr>
            <w:rFonts w:ascii="Tahoma" w:hAnsi="Tahoma" w:cs="Tahoma"/>
            <w:color w:val="000000"/>
            <w:szCs w:val="21"/>
            <w:highlight w:val="yellow"/>
            <w:shd w:val="clear" w:color="auto" w:fill="FFFFFF"/>
          </w:rPr>
          <w:delText>evaluation metrics should be explicitly stated.</w:delText>
        </w:r>
      </w:del>
      <w:del w:id="479" w:author="杨东 [2]" w:date="2026-07-29T12:50:43Z">
        <w:r>
          <w:rPr>
            <w:rFonts w:ascii="Tahoma" w:hAnsi="Tahoma" w:cs="Tahoma"/>
            <w:color w:val="000000"/>
            <w:szCs w:val="21"/>
            <w:shd w:val="clear" w:color="auto" w:fill="FFFFFF"/>
          </w:rPr>
          <w:delText xml:space="preserve"> </w:delText>
        </w:r>
      </w:del>
    </w:p>
    <w:p w14:paraId="336A0EDE">
      <w:pPr>
        <w:rPr>
          <w:ins w:id="480" w:author="傅帅" w:date="2026-07-22T15:57:48Z"/>
          <w:del w:id="481" w:author="杨东 [2]" w:date="2026-07-29T12:50:43Z"/>
          <w:rFonts w:ascii="Tahoma" w:hAnsi="Tahoma" w:cs="Tahoma"/>
          <w:color w:val="000000"/>
          <w:szCs w:val="21"/>
          <w:shd w:val="clear" w:color="auto" w:fill="FFFFFF"/>
        </w:rPr>
      </w:pPr>
      <w:del w:id="482" w:author="杨东 [2]" w:date="2026-07-29T12:50:43Z">
        <w:r>
          <w:rPr>
            <w:rFonts w:ascii="Tahoma" w:hAnsi="Tahoma" w:cs="Tahoma"/>
            <w:color w:val="000000"/>
            <w:szCs w:val="21"/>
            <w:shd w:val="clear" w:color="auto" w:fill="FFFFFF"/>
          </w:rPr>
          <w:delText>Common characteristics of these tasks are that they require fine-grained sequence feature recognition, short context (512bp-2kb) is sufficient without needing 1Mb long context, and PlantCAD2's Mamba2 architecture is more efficient on short sequences.</w:delText>
        </w:r>
      </w:del>
      <w:del w:id="483" w:author="杨东 [2]" w:date="2026-07-29T12:50:43Z">
        <w:r>
          <w:rPr>
            <w:rFonts w:ascii="Tahoma" w:hAnsi="Tahoma" w:cs="Tahoma"/>
            <w:color w:val="000000"/>
            <w:szCs w:val="21"/>
          </w:rPr>
          <w:br w:type="textWrapping"/>
        </w:r>
      </w:del>
      <w:del w:id="484" w:author="杨东 [2]" w:date="2026-07-29T12:50:43Z">
        <w:r>
          <w:rPr>
            <w:rFonts w:ascii="Tahoma" w:hAnsi="Tahoma" w:cs="Tahoma"/>
            <w:color w:val="000000"/>
            <w:szCs w:val="21"/>
            <w:shd w:val="clear" w:color="auto" w:fill="FFFFFF"/>
          </w:rPr>
          <w:delText>The core conclusion is that OGR is not "universally superior" to PlantCAD2 but has advantages in specific task types, namely long-context population genetics tasks (&gt;100kb, classification tasks) and rice-specific tasks (leveraging data advantage from pre-training on 422 rice genomes), while clearly lagging in short-sequence regulatory prediction (&lt;2kb), sequence annotation precision (requiring single-nucleotide resolution), and cross-species generalization (not tested).</w:delText>
        </w:r>
      </w:del>
      <w:del w:id="485" w:author="杨东 [2]" w:date="2026-07-29T12:50:43Z">
        <w:r>
          <w:rPr>
            <w:rFonts w:ascii="Tahoma" w:hAnsi="Tahoma" w:cs="Tahoma"/>
            <w:color w:val="000000"/>
            <w:szCs w:val="21"/>
          </w:rPr>
          <w:br w:type="textWrapping"/>
        </w:r>
      </w:del>
      <w:del w:id="486" w:author="杨东 [2]" w:date="2026-07-29T12:50:43Z">
        <w:r>
          <w:rPr>
            <w:rFonts w:ascii="Tahoma" w:hAnsi="Tahoma" w:cs="Tahoma"/>
            <w:color w:val="000000"/>
            <w:szCs w:val="21"/>
            <w:highlight w:val="yellow"/>
            <w:shd w:val="clear" w:color="auto" w:fill="FFFFFF"/>
          </w:rPr>
          <w:delText>Benchmark unfairness is manifested in multiple aspects.</w:delText>
        </w:r>
      </w:del>
      <w:del w:id="487" w:author="杨东 [2]" w:date="2026-07-29T12:50:43Z">
        <w:r>
          <w:rPr>
            <w:rFonts w:ascii="Tahoma" w:hAnsi="Tahoma" w:cs="Tahoma"/>
            <w:color w:val="000000"/>
            <w:szCs w:val="21"/>
            <w:shd w:val="clear" w:color="auto" w:fill="FFFFFF"/>
          </w:rPr>
          <w:delText xml:space="preserve"> </w:delText>
        </w:r>
      </w:del>
    </w:p>
    <w:p w14:paraId="3D43E738">
      <w:pPr>
        <w:rPr>
          <w:ins w:id="488" w:author="傅帅" w:date="2026-07-22T15:57:59Z"/>
          <w:del w:id="489" w:author="杨东 [2]" w:date="2026-07-29T12:50:43Z"/>
          <w:rFonts w:ascii="Tahoma" w:hAnsi="Tahoma" w:cs="Tahoma"/>
          <w:color w:val="000000"/>
          <w:szCs w:val="21"/>
          <w:shd w:val="clear" w:color="auto" w:fill="FFFFFF"/>
        </w:rPr>
      </w:pPr>
      <w:del w:id="490" w:author="杨东 [2]" w:date="2026-07-29T12:50:43Z">
        <w:r>
          <w:rPr>
            <w:rFonts w:ascii="Tahoma" w:hAnsi="Tahoma" w:cs="Tahoma"/>
            <w:color w:val="000000"/>
            <w:szCs w:val="21"/>
            <w:shd w:val="clear" w:color="auto" w:fill="FFFFFF"/>
          </w:rPr>
          <w:delText xml:space="preserve">Data scale mismatch: OGR is trained on 422 rice genomes while PlantCAD2 uses about 65 cross-species genomes, giving OGR a massive data advantage on rice-specific benchmarks. </w:delText>
        </w:r>
      </w:del>
    </w:p>
    <w:p w14:paraId="088867CD">
      <w:pPr>
        <w:rPr>
          <w:ins w:id="491" w:author="傅帅" w:date="2026-07-22T15:58:11Z"/>
          <w:del w:id="492" w:author="杨东 [2]" w:date="2026-07-29T12:50:43Z"/>
          <w:rFonts w:ascii="Tahoma" w:hAnsi="Tahoma" w:cs="Tahoma"/>
          <w:color w:val="000000"/>
          <w:szCs w:val="21"/>
          <w:shd w:val="clear" w:color="auto" w:fill="FFFFFF"/>
        </w:rPr>
      </w:pPr>
      <w:del w:id="493" w:author="杨东 [2]" w:date="2026-07-29T12:50:43Z">
        <w:r>
          <w:rPr>
            <w:rFonts w:ascii="Tahoma" w:hAnsi="Tahoma" w:cs="Tahoma"/>
            <w:color w:val="000000"/>
            <w:szCs w:val="21"/>
            <w:shd w:val="clear" w:color="auto" w:fill="FFFFFF"/>
          </w:rPr>
          <w:delText xml:space="preserve">Context length unfairness: OGR supports 1Mb context while PlantCAD2 supports only 8kb maximum; for long-sequence tasks like sweep_region_100k and varieties_128kb, PlantCAD2 physically cannot process the full sequence, and </w:delText>
        </w:r>
      </w:del>
      <w:del w:id="494" w:author="杨东 [2]" w:date="2026-07-29T12:50:43Z">
        <w:r>
          <w:rPr>
            <w:rFonts w:ascii="Tahoma" w:hAnsi="Tahoma" w:cs="Tahoma"/>
            <w:color w:val="000000"/>
            <w:szCs w:val="21"/>
            <w:highlight w:val="cyan"/>
            <w:shd w:val="clear" w:color="auto" w:fill="FFFFFF"/>
          </w:rPr>
          <w:delText>Table 2 likely shows results through truncated input, making the comparison unfair.</w:delText>
        </w:r>
      </w:del>
      <w:del w:id="495" w:author="杨东 [2]" w:date="2026-07-29T12:50:43Z">
        <w:r>
          <w:rPr>
            <w:rFonts w:ascii="Tahoma" w:hAnsi="Tahoma" w:cs="Tahoma"/>
            <w:color w:val="000000"/>
            <w:szCs w:val="21"/>
            <w:shd w:val="clear" w:color="auto" w:fill="FFFFFF"/>
          </w:rPr>
          <w:delText xml:space="preserve"> </w:delText>
        </w:r>
      </w:del>
    </w:p>
    <w:p w14:paraId="4E9BB85F">
      <w:pPr>
        <w:rPr>
          <w:ins w:id="496" w:author="傅帅" w:date="2026-07-22T15:58:21Z"/>
          <w:del w:id="497" w:author="杨东 [2]" w:date="2026-07-29T12:50:43Z"/>
          <w:rFonts w:ascii="Tahoma" w:hAnsi="Tahoma" w:cs="Tahoma"/>
          <w:color w:val="000000"/>
          <w:szCs w:val="21"/>
          <w:shd w:val="clear" w:color="auto" w:fill="FFFFFF"/>
        </w:rPr>
      </w:pPr>
      <w:del w:id="498" w:author="杨东 [2]" w:date="2026-07-29T12:50:43Z">
        <w:r>
          <w:rPr>
            <w:rFonts w:ascii="Tahoma" w:hAnsi="Tahoma" w:cs="Tahoma"/>
            <w:color w:val="000000"/>
            <w:szCs w:val="21"/>
            <w:shd w:val="clear" w:color="auto" w:fill="FFFFFF"/>
          </w:rPr>
          <w:delText xml:space="preserve">Architecture differences uncontrolled: OGR uses MoE Transformer while PlantCAD2 uses Mamba2, comparing different architecture families rather than the same architecture with different training strategies, so performance differences may come from inherent architecture differences on long/short sequences. </w:delText>
        </w:r>
      </w:del>
    </w:p>
    <w:p w14:paraId="2EAB7F4E">
      <w:pPr>
        <w:rPr>
          <w:ins w:id="499" w:author="傅帅" w:date="2026-07-22T15:58:41Z"/>
          <w:del w:id="500" w:author="杨东 [2]" w:date="2026-07-29T12:50:43Z"/>
          <w:rFonts w:ascii="Tahoma" w:hAnsi="Tahoma" w:cs="Tahoma"/>
          <w:color w:val="000000"/>
          <w:szCs w:val="21"/>
          <w:shd w:val="clear" w:color="auto" w:fill="FFFFFF"/>
        </w:rPr>
      </w:pPr>
      <w:del w:id="501" w:author="杨东 [2]" w:date="2026-07-29T12:50:43Z">
        <w:r>
          <w:rPr>
            <w:rFonts w:ascii="Tahoma" w:hAnsi="Tahoma" w:cs="Tahoma"/>
            <w:color w:val="000000"/>
            <w:szCs w:val="21"/>
            <w:highlight w:val="yellow"/>
            <w:shd w:val="clear" w:color="auto" w:fill="FFFFFF"/>
          </w:rPr>
          <w:delText>Missing important baselines:</w:delText>
        </w:r>
      </w:del>
      <w:del w:id="502" w:author="杨东 [2]" w:date="2026-07-29T12:50:43Z">
        <w:r>
          <w:rPr>
            <w:rFonts w:ascii="Tahoma" w:hAnsi="Tahoma" w:cs="Tahoma"/>
            <w:color w:val="000000"/>
            <w:szCs w:val="21"/>
            <w:highlight w:val="green"/>
            <w:shd w:val="clear" w:color="auto" w:fill="FFFFFF"/>
          </w:rPr>
          <w:delText xml:space="preserve"> Nucleotide Transformer, HyenaDNA, Enformer, and Basenji</w:delText>
        </w:r>
      </w:del>
      <w:del w:id="503" w:author="杨东 [2]" w:date="2026-07-29T12:50:43Z">
        <w:r>
          <w:rPr>
            <w:rFonts w:hint="eastAsia" w:ascii="Tahoma" w:hAnsi="Tahoma" w:cs="Tahoma"/>
            <w:color w:val="000000"/>
            <w:szCs w:val="21"/>
            <w:highlight w:val="green"/>
            <w:shd w:val="clear" w:color="auto" w:fill="FFFFFF"/>
            <w:lang w:val="en-US" w:eastAsia="zh-CN"/>
          </w:rPr>
          <w:delText xml:space="preserve"> （补充分析？）</w:delText>
        </w:r>
      </w:del>
      <w:del w:id="504" w:author="杨东 [2]" w:date="2026-07-29T12:50:43Z">
        <w:r>
          <w:rPr>
            <w:rFonts w:ascii="Tahoma" w:hAnsi="Tahoma" w:cs="Tahoma"/>
            <w:color w:val="000000"/>
            <w:szCs w:val="21"/>
            <w:highlight w:val="green"/>
            <w:shd w:val="clear" w:color="auto" w:fill="FFFFFF"/>
          </w:rPr>
          <w:delText xml:space="preserve"> </w:delText>
        </w:r>
      </w:del>
      <w:del w:id="505" w:author="杨东 [2]" w:date="2026-07-29T12:50:43Z">
        <w:r>
          <w:rPr>
            <w:rFonts w:ascii="Tahoma" w:hAnsi="Tahoma" w:cs="Tahoma"/>
            <w:color w:val="000000"/>
            <w:szCs w:val="21"/>
            <w:highlight w:val="yellow"/>
            <w:shd w:val="clear" w:color="auto" w:fill="FFFFFF"/>
          </w:rPr>
          <w:delText>are missing, making the "state-of-the-art" claim difficult to</w:delText>
        </w:r>
      </w:del>
      <w:del w:id="506" w:author="杨东 [2]" w:date="2026-07-29T12:50:43Z">
        <w:r>
          <w:rPr>
            <w:rFonts w:hint="eastAsia" w:ascii="Tahoma" w:hAnsi="Tahoma" w:cs="Tahoma"/>
            <w:color w:val="000000"/>
            <w:szCs w:val="21"/>
            <w:highlight w:val="yellow"/>
            <w:shd w:val="clear" w:color="auto" w:fill="FFFFFF"/>
            <w:lang w:val="en-US" w:eastAsia="zh-CN"/>
          </w:rPr>
          <w:delText xml:space="preserve"> </w:delText>
        </w:r>
      </w:del>
      <w:del w:id="507" w:author="杨东 [2]" w:date="2026-07-29T12:50:43Z">
        <w:r>
          <w:rPr>
            <w:rFonts w:ascii="Tahoma" w:hAnsi="Tahoma" w:cs="Tahoma"/>
            <w:color w:val="000000"/>
            <w:szCs w:val="21"/>
            <w:highlight w:val="yellow"/>
            <w:shd w:val="clear" w:color="auto" w:fill="FFFFFF"/>
          </w:rPr>
          <w:delText>independently verify.</w:delText>
        </w:r>
      </w:del>
      <w:del w:id="508" w:author="杨东 [2]" w:date="2026-07-29T12:50:43Z">
        <w:r>
          <w:rPr>
            <w:rFonts w:ascii="Tahoma" w:hAnsi="Tahoma" w:cs="Tahoma"/>
            <w:color w:val="000000"/>
            <w:szCs w:val="21"/>
            <w:shd w:val="clear" w:color="auto" w:fill="FFFFFF"/>
          </w:rPr>
          <w:delText xml:space="preserve"> </w:delText>
        </w:r>
      </w:del>
    </w:p>
    <w:p w14:paraId="22169FC7">
      <w:pPr>
        <w:rPr>
          <w:ins w:id="509" w:author="傅帅" w:date="2026-07-22T15:59:26Z"/>
          <w:del w:id="510" w:author="杨东 [2]" w:date="2026-07-29T12:50:43Z"/>
          <w:rFonts w:ascii="Tahoma" w:hAnsi="Tahoma" w:cs="Tahoma"/>
          <w:color w:val="000000"/>
          <w:szCs w:val="21"/>
          <w:shd w:val="clear" w:color="auto" w:fill="FFFFFF"/>
        </w:rPr>
      </w:pPr>
      <w:del w:id="511" w:author="杨东 [2]" w:date="2026-07-29T12:50:43Z">
        <w:r>
          <w:rPr>
            <w:rFonts w:ascii="Tahoma" w:hAnsi="Tahoma" w:cs="Tahoma"/>
            <w:color w:val="000000"/>
            <w:szCs w:val="21"/>
            <w:shd w:val="clear" w:color="auto" w:fill="FFFFFF"/>
          </w:rPr>
          <w:delText>Evaluation tasks lack plant representativeness: 21 of 26 evaluation datasets are rice-related, and most tasks are strongly related to rice population genetics; the authors</w:delText>
        </w:r>
      </w:del>
      <w:del w:id="512" w:author="杨东 [2]" w:date="2026-07-29T12:50:43Z">
        <w:r>
          <w:rPr>
            <w:rFonts w:ascii="Tahoma" w:hAnsi="Tahoma" w:cs="Tahoma"/>
            <w:color w:val="000000"/>
            <w:szCs w:val="21"/>
            <w:highlight w:val="yellow"/>
            <w:shd w:val="clear" w:color="auto" w:fill="FFFFFF"/>
          </w:rPr>
          <w:delText xml:space="preserve"> should rephrase to state advantages only in rice population genetics-related tasks</w:delText>
        </w:r>
      </w:del>
      <w:del w:id="513" w:author="杨东 [2]" w:date="2026-07-29T12:50:43Z">
        <w:r>
          <w:rPr>
            <w:rFonts w:ascii="Tahoma" w:hAnsi="Tahoma" w:cs="Tahoma"/>
            <w:color w:val="000000"/>
            <w:szCs w:val="21"/>
            <w:shd w:val="clear" w:color="auto" w:fill="FFFFFF"/>
          </w:rPr>
          <w:delText>.</w:delText>
        </w:r>
      </w:del>
      <w:del w:id="514" w:author="杨东 [2]" w:date="2026-07-29T12:50:43Z">
        <w:r>
          <w:rPr>
            <w:rFonts w:ascii="Tahoma" w:hAnsi="Tahoma" w:cs="Tahoma"/>
            <w:color w:val="000000"/>
            <w:szCs w:val="21"/>
          </w:rPr>
          <w:br w:type="textWrapping"/>
        </w:r>
      </w:del>
      <w:del w:id="515" w:author="杨东 [2]" w:date="2026-07-29T12:50:43Z">
        <w:r>
          <w:rPr>
            <w:rFonts w:ascii="Tahoma" w:hAnsi="Tahoma" w:cs="Tahoma"/>
            <w:color w:val="000000"/>
            <w:szCs w:val="21"/>
            <w:shd w:val="clear" w:color="auto" w:fill="FFFFFF"/>
          </w:rPr>
          <w:delText>Furthermore, the paper does not analyze the generality of advantage tasks, does not discuss whether OGR's advantages in population genetics tasks apply to other species (whether wheat, maize, and soybean also have similar indica-japonica differentiation, introgression events, and selective sweeps), and provides no cross-species generalization tests;</w:delText>
        </w:r>
      </w:del>
    </w:p>
    <w:p w14:paraId="02DEBCD5">
      <w:pPr>
        <w:rPr>
          <w:ins w:id="516" w:author="傅帅" w:date="2026-07-22T15:59:37Z"/>
          <w:del w:id="517" w:author="杨东 [2]" w:date="2026-07-29T12:50:43Z"/>
          <w:rFonts w:ascii="Tahoma" w:hAnsi="Tahoma" w:cs="Tahoma"/>
          <w:color w:val="000000"/>
          <w:szCs w:val="21"/>
          <w:shd w:val="clear" w:color="auto" w:fill="FFFFFF"/>
        </w:rPr>
      </w:pPr>
      <w:del w:id="518" w:author="杨东 [2]" w:date="2026-07-29T12:50:43Z">
        <w:r>
          <w:rPr>
            <w:rFonts w:ascii="Tahoma" w:hAnsi="Tahoma" w:cs="Tahoma"/>
            <w:color w:val="000000"/>
            <w:szCs w:val="21"/>
            <w:shd w:val="clear" w:color="auto" w:fill="FFFFFF"/>
          </w:rPr>
          <w:delText xml:space="preserve"> </w:delText>
        </w:r>
      </w:del>
      <w:del w:id="519" w:author="杨东 [2]" w:date="2026-07-29T12:50:43Z">
        <w:r>
          <w:rPr>
            <w:rFonts w:ascii="Tahoma" w:hAnsi="Tahoma" w:cs="Tahoma"/>
            <w:color w:val="000000"/>
            <w:szCs w:val="21"/>
            <w:highlight w:val="yellow"/>
            <w:shd w:val="clear" w:color="auto" w:fill="FFFFFF"/>
          </w:rPr>
          <w:delText>if OGR can only handle rice, its value as a "foundation model" is greatly diminished.</w:delText>
        </w:r>
      </w:del>
      <w:del w:id="520" w:author="杨东 [2]" w:date="2026-07-29T12:50:43Z">
        <w:r>
          <w:rPr>
            <w:rFonts w:ascii="Tahoma" w:hAnsi="Tahoma" w:cs="Tahoma"/>
            <w:color w:val="000000"/>
            <w:szCs w:val="21"/>
            <w:shd w:val="clear" w:color="auto" w:fill="FFFFFF"/>
          </w:rPr>
          <w:delText xml:space="preserve"> </w:delText>
        </w:r>
      </w:del>
    </w:p>
    <w:p w14:paraId="2CEE2656">
      <w:pPr>
        <w:rPr>
          <w:ins w:id="521" w:author="傅帅" w:date="2026-07-22T16:05:43Z"/>
          <w:del w:id="522" w:author="杨东 [2]" w:date="2026-07-29T12:50:43Z"/>
          <w:rFonts w:hint="default" w:ascii="Tahoma" w:hAnsi="Tahoma" w:cs="Tahoma"/>
          <w:color w:val="000000"/>
          <w:szCs w:val="21"/>
          <w:woUserID w:val="5"/>
        </w:rPr>
      </w:pPr>
      <w:del w:id="523" w:author="杨东 [2]" w:date="2026-07-29T12:50:43Z">
        <w:r>
          <w:rPr>
            <w:rFonts w:ascii="Tahoma" w:hAnsi="Tahoma" w:cs="Tahoma"/>
            <w:color w:val="000000"/>
            <w:szCs w:val="21"/>
            <w:shd w:val="clear" w:color="auto" w:fill="FFFFFF"/>
          </w:rPr>
          <w:delText xml:space="preserve">The paper also does not analyze failure modes on disadvantage tasks, with OGR performing extremely poorly on </w:delText>
        </w:r>
      </w:del>
      <w:del w:id="524" w:author="杨东 [2]" w:date="2026-07-29T12:50:43Z">
        <w:r>
          <w:rPr>
            <w:rFonts w:ascii="Tahoma" w:hAnsi="Tahoma" w:cs="Tahoma"/>
            <w:color w:val="000000"/>
            <w:szCs w:val="21"/>
            <w:highlight w:val="yellow"/>
            <w:shd w:val="clear" w:color="auto" w:fill="FFFFFF"/>
            <w:rPrChange w:id="525" w:author="傅帅" w:date="2026-07-22T16:04:06Z">
              <w:rPr>
                <w:rFonts w:ascii="Tahoma" w:hAnsi="Tahoma" w:cs="Tahoma"/>
                <w:color w:val="000000"/>
                <w:szCs w:val="21"/>
                <w:shd w:val="clear" w:color="auto" w:fill="FFFFFF"/>
              </w:rPr>
            </w:rPrChange>
          </w:rPr>
          <w:delText>enhancer_strength</w:delText>
        </w:r>
      </w:del>
      <w:ins w:id="527" w:author="傅帅" w:date="2026-07-22T16:03:25Z">
        <w:del w:id="528" w:author="杨东 [2]" w:date="2026-07-29T12:50:43Z">
          <w:r>
            <w:rPr>
              <w:rFonts w:ascii="Tahoma" w:hAnsi="Tahoma" w:cs="Tahoma"/>
              <w:color w:val="000000"/>
              <w:szCs w:val="21"/>
              <w:highlight w:val="yellow"/>
              <w:shd w:val="clear" w:color="auto" w:fill="FFFFFF"/>
              <w:rPrChange w:id="529" w:author="傅帅" w:date="2026-07-22T16:04:06Z">
                <w:rPr>
                  <w:rFonts w:ascii="Tahoma" w:hAnsi="Tahoma" w:cs="Tahoma"/>
                  <w:color w:val="000000"/>
                  <w:szCs w:val="21"/>
                  <w:highlight w:val="magenta"/>
                  <w:shd w:val="clear" w:color="auto" w:fill="FFFFFF"/>
                  <w:woUserID w:val="5"/>
                </w:rPr>
              </w:rPrChange>
              <w:woUserID w:val="5"/>
            </w:rPr>
            <w:delText>（</w:delText>
          </w:r>
        </w:del>
      </w:ins>
      <w:ins w:id="532" w:author="傅帅" w:date="2026-07-22T16:03:33Z">
        <w:del w:id="533" w:author="杨东 [2]" w:date="2026-07-29T12:50:43Z">
          <w:r>
            <w:rPr>
              <w:rFonts w:ascii="Tahoma" w:hAnsi="Tahoma" w:cs="Tahoma"/>
              <w:color w:val="000000"/>
              <w:szCs w:val="21"/>
              <w:highlight w:val="yellow"/>
              <w:shd w:val="clear" w:color="auto" w:fill="FFFFFF"/>
              <w:rPrChange w:id="534" w:author="傅帅" w:date="2026-07-22T16:04:06Z">
                <w:rPr>
                  <w:rFonts w:ascii="Tahoma" w:hAnsi="Tahoma" w:cs="Tahoma"/>
                  <w:color w:val="000000"/>
                  <w:szCs w:val="21"/>
                  <w:highlight w:val="magenta"/>
                  <w:shd w:val="clear" w:color="auto" w:fill="FFFFFF"/>
                  <w:woUserID w:val="5"/>
                </w:rPr>
              </w:rPrChange>
              <w:woUserID w:val="5"/>
            </w:rPr>
            <w:delText>不符合</w:delText>
          </w:r>
        </w:del>
      </w:ins>
      <w:ins w:id="537" w:author="傅帅" w:date="2026-07-22T16:03:39Z">
        <w:del w:id="538" w:author="杨东 [2]" w:date="2026-07-29T12:50:43Z">
          <w:r>
            <w:rPr>
              <w:rFonts w:ascii="Tahoma" w:hAnsi="Tahoma" w:cs="Tahoma"/>
              <w:color w:val="000000"/>
              <w:szCs w:val="21"/>
              <w:highlight w:val="yellow"/>
              <w:shd w:val="clear" w:color="auto" w:fill="FFFFFF"/>
              <w:rPrChange w:id="539" w:author="傅帅" w:date="2026-07-22T16:04:06Z">
                <w:rPr>
                  <w:rFonts w:ascii="Tahoma" w:hAnsi="Tahoma" w:cs="Tahoma"/>
                  <w:color w:val="000000"/>
                  <w:szCs w:val="21"/>
                  <w:highlight w:val="magenta"/>
                  <w:shd w:val="clear" w:color="auto" w:fill="FFFFFF"/>
                  <w:woUserID w:val="5"/>
                </w:rPr>
              </w:rPrChange>
              <w:woUserID w:val="5"/>
            </w:rPr>
            <w:delText>测评结果，</w:delText>
          </w:r>
        </w:del>
      </w:ins>
      <w:ins w:id="542" w:author="傅帅" w:date="2026-07-22T16:03:42Z">
        <w:del w:id="543" w:author="杨东 [2]" w:date="2026-07-29T12:50:43Z">
          <w:r>
            <w:rPr>
              <w:rFonts w:ascii="Tahoma" w:hAnsi="Tahoma" w:cs="Tahoma"/>
              <w:color w:val="000000"/>
              <w:szCs w:val="21"/>
              <w:highlight w:val="yellow"/>
              <w:shd w:val="clear" w:color="auto" w:fill="FFFFFF"/>
              <w:rPrChange w:id="544" w:author="傅帅" w:date="2026-07-22T16:04:06Z">
                <w:rPr>
                  <w:rFonts w:ascii="Tahoma" w:hAnsi="Tahoma" w:cs="Tahoma"/>
                  <w:color w:val="000000"/>
                  <w:szCs w:val="21"/>
                  <w:highlight w:val="magenta"/>
                  <w:shd w:val="clear" w:color="auto" w:fill="FFFFFF"/>
                  <w:woUserID w:val="5"/>
                </w:rPr>
              </w:rPrChange>
              <w:woUserID w:val="5"/>
            </w:rPr>
            <w:delText>这个</w:delText>
          </w:r>
        </w:del>
      </w:ins>
      <w:ins w:id="547" w:author="傅帅" w:date="2026-07-22T16:03:49Z">
        <w:del w:id="548" w:author="杨东 [2]" w:date="2026-07-29T12:50:43Z">
          <w:r>
            <w:rPr>
              <w:rFonts w:ascii="Tahoma" w:hAnsi="Tahoma" w:cs="Tahoma"/>
              <w:color w:val="000000"/>
              <w:szCs w:val="21"/>
              <w:highlight w:val="yellow"/>
              <w:shd w:val="clear" w:color="auto" w:fill="FFFFFF"/>
              <w:rPrChange w:id="549" w:author="傅帅" w:date="2026-07-22T16:04:06Z">
                <w:rPr>
                  <w:rFonts w:ascii="Tahoma" w:hAnsi="Tahoma" w:cs="Tahoma"/>
                  <w:color w:val="000000"/>
                  <w:szCs w:val="21"/>
                  <w:highlight w:val="magenta"/>
                  <w:shd w:val="clear" w:color="auto" w:fill="FFFFFF"/>
                  <w:woUserID w:val="5"/>
                </w:rPr>
              </w:rPrChange>
              <w:woUserID w:val="5"/>
            </w:rPr>
            <w:delText>测评</w:delText>
          </w:r>
        </w:del>
      </w:ins>
      <w:ins w:id="552" w:author="傅帅" w:date="2026-07-22T16:03:43Z">
        <w:del w:id="553" w:author="杨东 [2]" w:date="2026-07-29T12:50:43Z">
          <w:r>
            <w:rPr>
              <w:rFonts w:ascii="Tahoma" w:hAnsi="Tahoma" w:cs="Tahoma"/>
              <w:color w:val="000000"/>
              <w:szCs w:val="21"/>
              <w:highlight w:val="yellow"/>
              <w:shd w:val="clear" w:color="auto" w:fill="FFFFFF"/>
              <w:rPrChange w:id="554" w:author="傅帅" w:date="2026-07-22T16:04:06Z">
                <w:rPr>
                  <w:rFonts w:ascii="Tahoma" w:hAnsi="Tahoma" w:cs="Tahoma"/>
                  <w:color w:val="000000"/>
                  <w:szCs w:val="21"/>
                  <w:highlight w:val="magenta"/>
                  <w:shd w:val="clear" w:color="auto" w:fill="FFFFFF"/>
                  <w:woUserID w:val="5"/>
                </w:rPr>
              </w:rPrChange>
              <w:woUserID w:val="5"/>
            </w:rPr>
            <w:delText>我们</w:delText>
          </w:r>
        </w:del>
      </w:ins>
      <w:ins w:id="557" w:author="傅帅" w:date="2026-07-22T16:03:45Z">
        <w:del w:id="558" w:author="杨东 [2]" w:date="2026-07-29T12:50:43Z">
          <w:r>
            <w:rPr>
              <w:rFonts w:ascii="Tahoma" w:hAnsi="Tahoma" w:cs="Tahoma"/>
              <w:color w:val="000000"/>
              <w:szCs w:val="21"/>
              <w:highlight w:val="yellow"/>
              <w:shd w:val="clear" w:color="auto" w:fill="FFFFFF"/>
              <w:rPrChange w:id="559" w:author="傅帅" w:date="2026-07-22T16:04:06Z">
                <w:rPr>
                  <w:rFonts w:ascii="Tahoma" w:hAnsi="Tahoma" w:cs="Tahoma"/>
                  <w:color w:val="000000"/>
                  <w:szCs w:val="21"/>
                  <w:highlight w:val="magenta"/>
                  <w:shd w:val="clear" w:color="auto" w:fill="FFFFFF"/>
                  <w:woUserID w:val="5"/>
                </w:rPr>
              </w:rPrChange>
              <w:woUserID w:val="5"/>
            </w:rPr>
            <w:delText>第一</w:delText>
          </w:r>
        </w:del>
      </w:ins>
      <w:ins w:id="562" w:author="傅帅" w:date="2026-07-22T16:03:25Z">
        <w:del w:id="563" w:author="杨东 [2]" w:date="2026-07-29T12:50:43Z">
          <w:r>
            <w:rPr>
              <w:rFonts w:ascii="Tahoma" w:hAnsi="Tahoma" w:cs="Tahoma"/>
              <w:color w:val="000000"/>
              <w:szCs w:val="21"/>
              <w:highlight w:val="yellow"/>
              <w:shd w:val="clear" w:color="auto" w:fill="FFFFFF"/>
              <w:rPrChange w:id="564" w:author="傅帅" w:date="2026-07-22T16:04:06Z">
                <w:rPr>
                  <w:rFonts w:ascii="Tahoma" w:hAnsi="Tahoma" w:cs="Tahoma"/>
                  <w:color w:val="000000"/>
                  <w:szCs w:val="21"/>
                  <w:highlight w:val="magenta"/>
                  <w:shd w:val="clear" w:color="auto" w:fill="FFFFFF"/>
                  <w:woUserID w:val="5"/>
                </w:rPr>
              </w:rPrChange>
              <w:woUserID w:val="5"/>
            </w:rPr>
            <w:delText>）</w:delText>
          </w:r>
        </w:del>
      </w:ins>
      <w:del w:id="567" w:author="杨东 [2]" w:date="2026-07-29T12:50:43Z">
        <w:r>
          <w:rPr>
            <w:rFonts w:ascii="Tahoma" w:hAnsi="Tahoma" w:cs="Tahoma"/>
            <w:color w:val="000000"/>
            <w:szCs w:val="21"/>
            <w:shd w:val="clear" w:color="auto" w:fill="FFFFFF"/>
          </w:rPr>
          <w:delText xml:space="preserve"> and other tasks without analyzing reasons, whether the tokenization strategy limits learning of fine regulatory features or the MoE architecture is unsuitable for short-sequence tasks; it must be particularly noted that enhancer_strength is fundamentally a regression task but the paper uses AUC for evaluation, constituting a severe task type mismatch.</w:delText>
        </w:r>
      </w:del>
      <w:ins w:id="568" w:author="傅帅" w:date="2026-07-22T16:04:46Z">
        <w:del w:id="569" w:author="杨东 [2]" w:date="2026-07-29T12:50:43Z">
          <w:r>
            <w:rPr>
              <w:rFonts w:ascii="Tahoma" w:hAnsi="Tahoma" w:cs="Tahoma"/>
              <w:color w:val="000000"/>
              <w:szCs w:val="21"/>
              <w:shd w:val="clear" w:color="auto" w:fill="FFFFFF"/>
              <w:woUserID w:val="5"/>
            </w:rPr>
            <w:delText>---</w:delText>
          </w:r>
        </w:del>
      </w:ins>
      <w:ins w:id="570" w:author="傅帅" w:date="2026-07-22T16:04:47Z">
        <w:del w:id="571" w:author="杨东 [2]" w:date="2026-07-29T12:50:43Z">
          <w:r>
            <w:rPr>
              <w:rFonts w:ascii="Tahoma" w:hAnsi="Tahoma" w:cs="Tahoma"/>
              <w:color w:val="000000"/>
              <w:szCs w:val="21"/>
              <w:shd w:val="clear" w:color="auto" w:fill="FFFFFF"/>
              <w:woUserID w:val="5"/>
            </w:rPr>
            <w:delText>回归</w:delText>
          </w:r>
        </w:del>
      </w:ins>
      <w:ins w:id="572" w:author="傅帅" w:date="2026-07-22T16:04:48Z">
        <w:del w:id="573" w:author="杨东 [2]" w:date="2026-07-29T12:50:43Z">
          <w:r>
            <w:rPr>
              <w:rFonts w:ascii="Tahoma" w:hAnsi="Tahoma" w:cs="Tahoma"/>
              <w:color w:val="000000"/>
              <w:szCs w:val="21"/>
              <w:shd w:val="clear" w:color="auto" w:fill="FFFFFF"/>
              <w:woUserID w:val="5"/>
            </w:rPr>
            <w:delText>和</w:delText>
          </w:r>
        </w:del>
      </w:ins>
      <w:ins w:id="574" w:author="傅帅" w:date="2026-07-22T16:04:49Z">
        <w:del w:id="575" w:author="杨东 [2]" w:date="2026-07-29T12:50:43Z">
          <w:r>
            <w:rPr>
              <w:rFonts w:ascii="Tahoma" w:hAnsi="Tahoma" w:cs="Tahoma"/>
              <w:color w:val="000000"/>
              <w:szCs w:val="21"/>
              <w:shd w:val="clear" w:color="auto" w:fill="FFFFFF"/>
              <w:woUserID w:val="5"/>
            </w:rPr>
            <w:delText>分类</w:delText>
          </w:r>
        </w:del>
      </w:ins>
      <w:ins w:id="576" w:author="傅帅" w:date="2026-07-22T16:04:52Z">
        <w:del w:id="577" w:author="杨东 [2]" w:date="2026-07-29T12:50:43Z">
          <w:r>
            <w:rPr>
              <w:rFonts w:ascii="Tahoma" w:hAnsi="Tahoma" w:cs="Tahoma"/>
              <w:color w:val="000000"/>
              <w:szCs w:val="21"/>
              <w:shd w:val="clear" w:color="auto" w:fill="FFFFFF"/>
              <w:woUserID w:val="5"/>
            </w:rPr>
            <w:delText>任务</w:delText>
          </w:r>
        </w:del>
      </w:ins>
      <w:ins w:id="578" w:author="傅帅" w:date="2026-07-22T16:04:56Z">
        <w:del w:id="579" w:author="杨东 [2]" w:date="2026-07-29T12:50:43Z">
          <w:r>
            <w:rPr>
              <w:rFonts w:ascii="Tahoma" w:hAnsi="Tahoma" w:cs="Tahoma"/>
              <w:color w:val="000000"/>
              <w:szCs w:val="21"/>
              <w:shd w:val="clear" w:color="auto" w:fill="FFFFFF"/>
              <w:woUserID w:val="5"/>
            </w:rPr>
            <w:delText>评判</w:delText>
          </w:r>
        </w:del>
      </w:ins>
      <w:ins w:id="580" w:author="傅帅" w:date="2026-07-22T16:04:57Z">
        <w:del w:id="581" w:author="杨东 [2]" w:date="2026-07-29T12:50:43Z">
          <w:r>
            <w:rPr>
              <w:rFonts w:ascii="Tahoma" w:hAnsi="Tahoma" w:cs="Tahoma"/>
              <w:color w:val="000000"/>
              <w:szCs w:val="21"/>
              <w:shd w:val="clear" w:color="auto" w:fill="FFFFFF"/>
              <w:woUserID w:val="5"/>
            </w:rPr>
            <w:delText>指标</w:delText>
          </w:r>
        </w:del>
      </w:ins>
      <w:ins w:id="582" w:author="傅帅" w:date="2026-07-22T16:05:00Z">
        <w:del w:id="583" w:author="杨东 [2]" w:date="2026-07-29T12:50:43Z">
          <w:r>
            <w:rPr>
              <w:rFonts w:ascii="Tahoma" w:hAnsi="Tahoma" w:cs="Tahoma"/>
              <w:color w:val="000000"/>
              <w:szCs w:val="21"/>
              <w:shd w:val="clear" w:color="auto" w:fill="FFFFFF"/>
              <w:woUserID w:val="5"/>
            </w:rPr>
            <w:delText>不一致</w:delText>
          </w:r>
        </w:del>
      </w:ins>
      <w:ins w:id="584" w:author="傅帅" w:date="2026-07-22T16:05:02Z">
        <w:del w:id="585" w:author="杨东 [2]" w:date="2026-07-29T12:50:43Z">
          <w:r>
            <w:rPr>
              <w:rFonts w:ascii="Tahoma" w:hAnsi="Tahoma" w:cs="Tahoma"/>
              <w:color w:val="000000"/>
              <w:szCs w:val="21"/>
              <w:shd w:val="clear" w:color="auto" w:fill="FFFFFF"/>
              <w:woUserID w:val="5"/>
            </w:rPr>
            <w:delText>？</w:delText>
          </w:r>
        </w:del>
      </w:ins>
      <w:del w:id="586" w:author="杨东 [2]" w:date="2026-07-29T12:50:43Z">
        <w:r>
          <w:rPr>
            <w:rFonts w:ascii="Tahoma" w:hAnsi="Tahoma" w:cs="Tahoma"/>
            <w:color w:val="000000"/>
            <w:szCs w:val="21"/>
          </w:rPr>
          <w:br w:type="textWrapping"/>
        </w:r>
      </w:del>
      <w:ins w:id="587" w:author="傅帅" w:date="2026-07-22T16:05:45Z">
        <w:del w:id="588" w:author="杨东 [2]" w:date="2026-07-29T12:50:43Z">
          <w:r>
            <w:rPr>
              <w:rFonts w:ascii="Tahoma" w:hAnsi="Tahoma" w:cs="Tahoma"/>
              <w:color w:val="000000"/>
              <w:szCs w:val="21"/>
              <w:woUserID w:val="5"/>
            </w:rPr>
            <w:delText>审稿人</w:delText>
          </w:r>
        </w:del>
      </w:ins>
      <w:ins w:id="589" w:author="傅帅" w:date="2026-07-22T16:05:46Z">
        <w:del w:id="590" w:author="杨东 [2]" w:date="2026-07-29T12:50:43Z">
          <w:r>
            <w:rPr>
              <w:rFonts w:ascii="Tahoma" w:hAnsi="Tahoma" w:cs="Tahoma"/>
              <w:color w:val="000000"/>
              <w:szCs w:val="21"/>
              <w:woUserID w:val="5"/>
            </w:rPr>
            <w:delText>要求</w:delText>
          </w:r>
        </w:del>
      </w:ins>
      <w:ins w:id="591" w:author="傅帅" w:date="2026-07-22T16:05:49Z">
        <w:del w:id="592" w:author="杨东 [2]" w:date="2026-07-29T12:50:43Z">
          <w:r>
            <w:rPr>
              <w:rFonts w:ascii="Tahoma" w:hAnsi="Tahoma" w:cs="Tahoma"/>
              <w:color w:val="000000"/>
              <w:szCs w:val="21"/>
              <w:woUserID w:val="5"/>
            </w:rPr>
            <w:delText>：</w:delText>
          </w:r>
        </w:del>
      </w:ins>
    </w:p>
    <w:p w14:paraId="49B91FF2">
      <w:pPr>
        <w:rPr>
          <w:ins w:id="593" w:author="傅帅" w:date="2026-07-22T16:05:16Z"/>
          <w:del w:id="594" w:author="杨东 [2]" w:date="2026-07-29T12:50:43Z"/>
          <w:rFonts w:hint="default" w:ascii="Tahoma" w:hAnsi="Tahoma" w:cs="Tahoma"/>
          <w:color w:val="000000"/>
          <w:szCs w:val="21"/>
          <w:highlight w:val="yellow"/>
          <w:shd w:val="clear" w:color="auto" w:fill="FFFFFF"/>
          <w:woUserID w:val="5"/>
        </w:rPr>
      </w:pPr>
      <w:ins w:id="595" w:author="傅帅" w:date="2026-07-22T16:05:53Z">
        <w:del w:id="596" w:author="杨东 [2]" w:date="2026-07-29T12:50:43Z">
          <w:r>
            <w:rPr>
              <w:rFonts w:ascii="Tahoma" w:hAnsi="Tahoma" w:cs="Tahoma"/>
              <w:color w:val="000000"/>
              <w:szCs w:val="21"/>
              <w:highlight w:val="yellow"/>
              <w:shd w:val="clear" w:color="auto" w:fill="FFFFFF"/>
              <w:woUserID w:val="5"/>
            </w:rPr>
            <w:delText>3.1</w:delText>
          </w:r>
        </w:del>
      </w:ins>
      <w:del w:id="597" w:author="杨东 [2]" w:date="2026-07-29T12:50:43Z">
        <w:r>
          <w:rPr>
            <w:rFonts w:ascii="Tahoma" w:hAnsi="Tahoma" w:cs="Tahoma"/>
            <w:color w:val="000000"/>
            <w:szCs w:val="21"/>
            <w:highlight w:val="yellow"/>
            <w:shd w:val="clear" w:color="auto" w:fill="FFFFFF"/>
          </w:rPr>
          <w:delText xml:space="preserve">The authors must honestly reporting task-specific advantages by changing "significantly outperforms" to "demonstrates advantages on rice population genetics tasks with long-context requirements"; </w:delText>
        </w:r>
      </w:del>
      <w:ins w:id="598" w:author="傅帅" w:date="2026-07-22T16:32:06Z">
        <w:del w:id="599" w:author="杨东 [2]" w:date="2026-07-29T12:50:43Z">
          <w:r>
            <w:rPr>
              <w:rFonts w:ascii="Tahoma" w:hAnsi="Tahoma" w:cs="Tahoma"/>
              <w:color w:val="000000"/>
              <w:szCs w:val="21"/>
              <w:highlight w:val="yellow"/>
              <w:shd w:val="clear" w:color="auto" w:fill="FFFFFF"/>
              <w:woUserID w:val="5"/>
            </w:rPr>
            <w:delText>---</w:delText>
          </w:r>
        </w:del>
      </w:ins>
      <w:ins w:id="600" w:author="傅帅" w:date="2026-07-22T16:32:10Z">
        <w:del w:id="601" w:author="杨东 [2]" w:date="2026-07-29T12:50:43Z">
          <w:r>
            <w:rPr>
              <w:rFonts w:ascii="Tahoma" w:hAnsi="Tahoma" w:cs="Tahoma"/>
              <w:color w:val="000000"/>
              <w:szCs w:val="21"/>
              <w:highlight w:val="yellow"/>
              <w:shd w:val="clear" w:color="auto" w:fill="FFFFFF"/>
              <w:woUserID w:val="5"/>
            </w:rPr>
            <w:delText>表述修订</w:delText>
          </w:r>
        </w:del>
      </w:ins>
      <w:ins w:id="602" w:author="傅帅" w:date="2026-07-22T16:32:19Z">
        <w:del w:id="603" w:author="杨东 [2]" w:date="2026-07-29T12:50:43Z">
          <w:r>
            <w:rPr>
              <w:rFonts w:ascii="Tahoma" w:hAnsi="Tahoma" w:cs="Tahoma"/>
              <w:color w:val="000000"/>
              <w:szCs w:val="21"/>
              <w:highlight w:val="yellow"/>
              <w:shd w:val="clear" w:color="auto" w:fill="FFFFFF"/>
              <w:woUserID w:val="5"/>
            </w:rPr>
            <w:delText>-</w:delText>
          </w:r>
        </w:del>
      </w:ins>
      <w:ins w:id="604" w:author="傅帅" w:date="2026-07-22T16:32:23Z">
        <w:del w:id="605" w:author="杨东 [2]" w:date="2026-07-29T12:50:43Z">
          <w:r>
            <w:rPr>
              <w:rFonts w:ascii="Tahoma" w:hAnsi="Tahoma" w:cs="Tahoma"/>
              <w:color w:val="000000"/>
              <w:szCs w:val="21"/>
              <w:highlight w:val="yellow"/>
              <w:shd w:val="clear" w:color="auto" w:fill="FFFFFF"/>
              <w:woUserID w:val="5"/>
            </w:rPr>
            <w:delText>--</w:delText>
          </w:r>
        </w:del>
      </w:ins>
      <w:ins w:id="606" w:author="傅帅" w:date="2026-07-22T16:32:24Z">
        <w:del w:id="607" w:author="杨东 [2]" w:date="2026-07-29T12:50:43Z">
          <w:r>
            <w:rPr>
              <w:rFonts w:ascii="Tahoma" w:hAnsi="Tahoma" w:cs="Tahoma"/>
              <w:color w:val="000000"/>
              <w:szCs w:val="21"/>
              <w:highlight w:val="yellow"/>
              <w:shd w:val="clear" w:color="auto" w:fill="FFFFFF"/>
              <w:woUserID w:val="5"/>
            </w:rPr>
            <w:delText>等</w:delText>
          </w:r>
        </w:del>
      </w:ins>
      <w:ins w:id="608" w:author="傅帅" w:date="2026-07-22T16:32:25Z">
        <w:del w:id="609" w:author="杨东 [2]" w:date="2026-07-29T12:50:43Z">
          <w:r>
            <w:rPr>
              <w:rFonts w:ascii="Tahoma" w:hAnsi="Tahoma" w:cs="Tahoma"/>
              <w:color w:val="000000"/>
              <w:szCs w:val="21"/>
              <w:highlight w:val="yellow"/>
              <w:shd w:val="clear" w:color="auto" w:fill="FFFFFF"/>
              <w:woUserID w:val="5"/>
            </w:rPr>
            <w:delText>结果</w:delText>
          </w:r>
        </w:del>
      </w:ins>
      <w:ins w:id="610" w:author="傅帅" w:date="2026-07-22T16:32:27Z">
        <w:del w:id="611" w:author="杨东 [2]" w:date="2026-07-29T12:50:43Z">
          <w:r>
            <w:rPr>
              <w:rFonts w:ascii="Tahoma" w:hAnsi="Tahoma" w:cs="Tahoma"/>
              <w:color w:val="000000"/>
              <w:szCs w:val="21"/>
              <w:highlight w:val="yellow"/>
              <w:shd w:val="clear" w:color="auto" w:fill="FFFFFF"/>
              <w:woUserID w:val="5"/>
            </w:rPr>
            <w:delText>都</w:delText>
          </w:r>
        </w:del>
      </w:ins>
      <w:ins w:id="612" w:author="傅帅" w:date="2026-07-22T16:32:28Z">
        <w:del w:id="613" w:author="杨东 [2]" w:date="2026-07-29T12:50:43Z">
          <w:r>
            <w:rPr>
              <w:rFonts w:ascii="Tahoma" w:hAnsi="Tahoma" w:cs="Tahoma"/>
              <w:color w:val="000000"/>
              <w:szCs w:val="21"/>
              <w:highlight w:val="yellow"/>
              <w:shd w:val="clear" w:color="auto" w:fill="FFFFFF"/>
              <w:woUserID w:val="5"/>
            </w:rPr>
            <w:delText>出来后</w:delText>
          </w:r>
        </w:del>
      </w:ins>
      <w:ins w:id="614" w:author="傅帅" w:date="2026-07-22T16:32:32Z">
        <w:del w:id="615" w:author="杨东 [2]" w:date="2026-07-29T12:50:43Z">
          <w:r>
            <w:rPr>
              <w:rFonts w:ascii="Tahoma" w:hAnsi="Tahoma" w:cs="Tahoma"/>
              <w:color w:val="000000"/>
              <w:szCs w:val="21"/>
              <w:highlight w:val="yellow"/>
              <w:shd w:val="clear" w:color="auto" w:fill="FFFFFF"/>
              <w:woUserID w:val="5"/>
            </w:rPr>
            <w:delText>补充</w:delText>
          </w:r>
        </w:del>
      </w:ins>
    </w:p>
    <w:p w14:paraId="7EFEC660">
      <w:pPr>
        <w:rPr>
          <w:ins w:id="616" w:author="傅帅" w:date="2026-07-22T16:05:28Z"/>
          <w:del w:id="617" w:author="杨东 [2]" w:date="2026-07-29T12:50:43Z"/>
          <w:rFonts w:hint="default" w:ascii="Tahoma" w:hAnsi="Tahoma" w:cs="Tahoma"/>
          <w:color w:val="000000"/>
          <w:szCs w:val="21"/>
          <w:shd w:val="clear" w:color="auto" w:fill="FFFFFF"/>
          <w:woUserID w:val="5"/>
        </w:rPr>
      </w:pPr>
      <w:ins w:id="618" w:author="傅帅" w:date="2026-07-22T16:05:58Z">
        <w:del w:id="619" w:author="杨东 [2]" w:date="2026-07-29T12:50:43Z">
          <w:r>
            <w:rPr>
              <w:rFonts w:ascii="Tahoma" w:hAnsi="Tahoma" w:cs="Tahoma"/>
              <w:color w:val="000000"/>
              <w:szCs w:val="21"/>
              <w:shd w:val="clear" w:color="auto" w:fill="FFFFFF"/>
              <w:woUserID w:val="5"/>
            </w:rPr>
            <w:delText>3.2</w:delText>
          </w:r>
        </w:del>
      </w:ins>
      <w:del w:id="620" w:author="杨东 [2]" w:date="2026-07-29T12:50:43Z">
        <w:r>
          <w:rPr>
            <w:rFonts w:ascii="Tahoma" w:hAnsi="Tahoma" w:cs="Tahoma"/>
            <w:color w:val="000000"/>
            <w:szCs w:val="21"/>
            <w:shd w:val="clear" w:color="auto" w:fill="FFFFFF"/>
          </w:rPr>
          <w:delText xml:space="preserve">providing comparisons controlling for data scale; </w:delText>
        </w:r>
      </w:del>
      <w:ins w:id="621" w:author="傅帅" w:date="2026-07-22T16:33:23Z">
        <w:del w:id="622" w:author="杨东 [2]" w:date="2026-07-29T12:50:43Z">
          <w:r>
            <w:rPr>
              <w:rFonts w:ascii="Tahoma" w:hAnsi="Tahoma" w:cs="Tahoma"/>
              <w:color w:val="000000"/>
              <w:szCs w:val="21"/>
              <w:shd w:val="clear" w:color="auto" w:fill="FFFFFF"/>
              <w:woUserID w:val="5"/>
            </w:rPr>
            <w:delText>---</w:delText>
          </w:r>
        </w:del>
      </w:ins>
      <w:ins w:id="623" w:author="傅帅" w:date="2026-07-22T16:33:28Z">
        <w:del w:id="624" w:author="杨东 [2]" w:date="2026-07-29T12:50:43Z">
          <w:r>
            <w:rPr>
              <w:rFonts w:ascii="Tahoma" w:hAnsi="Tahoma" w:cs="Tahoma"/>
              <w:color w:val="000000"/>
              <w:szCs w:val="21"/>
              <w:shd w:val="clear" w:color="auto" w:fill="FFFFFF"/>
              <w:woUserID w:val="5"/>
            </w:rPr>
            <w:delText>待</w:delText>
          </w:r>
        </w:del>
      </w:ins>
      <w:ins w:id="625" w:author="傅帅" w:date="2026-07-22T16:33:29Z">
        <w:del w:id="626" w:author="杨东 [2]" w:date="2026-07-29T12:50:43Z">
          <w:r>
            <w:rPr>
              <w:rFonts w:ascii="Tahoma" w:hAnsi="Tahoma" w:cs="Tahoma"/>
              <w:color w:val="000000"/>
              <w:szCs w:val="21"/>
              <w:shd w:val="clear" w:color="auto" w:fill="FFFFFF"/>
              <w:woUserID w:val="5"/>
            </w:rPr>
            <w:delText>确认</w:delText>
          </w:r>
        </w:del>
      </w:ins>
      <w:ins w:id="627" w:author="傅帅" w:date="2026-07-22T16:40:55Z">
        <w:del w:id="628" w:author="杨东 [2]" w:date="2026-07-29T12:50:43Z">
          <w:r>
            <w:rPr>
              <w:rFonts w:ascii="Tahoma" w:hAnsi="Tahoma" w:cs="Tahoma"/>
              <w:color w:val="000000"/>
              <w:szCs w:val="21"/>
              <w:shd w:val="clear" w:color="auto" w:fill="FFFFFF"/>
              <w:woUserID w:val="5"/>
            </w:rPr>
            <w:delText>---</w:delText>
          </w:r>
        </w:del>
      </w:ins>
      <w:ins w:id="629" w:author="傅帅" w:date="2026-07-22T16:40:56Z">
        <w:del w:id="630" w:author="杨东 [2]" w:date="2026-07-29T12:50:43Z">
          <w:r>
            <w:rPr>
              <w:rFonts w:ascii="Tahoma" w:hAnsi="Tahoma" w:cs="Tahoma"/>
              <w:color w:val="000000"/>
              <w:szCs w:val="21"/>
              <w:shd w:val="clear" w:color="auto" w:fill="FFFFFF"/>
              <w:woUserID w:val="5"/>
            </w:rPr>
            <w:delText>小朱</w:delText>
          </w:r>
        </w:del>
      </w:ins>
    </w:p>
    <w:p w14:paraId="69396BE0">
      <w:pPr>
        <w:rPr>
          <w:ins w:id="631" w:author="傅帅" w:date="2026-07-22T16:05:32Z"/>
          <w:del w:id="632" w:author="杨东 [2]" w:date="2026-07-29T12:50:43Z"/>
          <w:rFonts w:hint="default" w:ascii="Tahoma" w:hAnsi="Tahoma" w:cs="Tahoma"/>
          <w:color w:val="000000"/>
          <w:szCs w:val="21"/>
          <w:shd w:val="clear" w:color="auto" w:fill="FFFFFF"/>
          <w:woUserID w:val="5"/>
        </w:rPr>
      </w:pPr>
      <w:ins w:id="633" w:author="傅帅" w:date="2026-07-22T16:06:02Z">
        <w:del w:id="634" w:author="杨东 [2]" w:date="2026-07-29T12:50:43Z">
          <w:r>
            <w:rPr>
              <w:rFonts w:ascii="Tahoma" w:hAnsi="Tahoma" w:cs="Tahoma"/>
              <w:color w:val="000000"/>
              <w:szCs w:val="21"/>
              <w:shd w:val="clear" w:color="auto" w:fill="FFFFFF"/>
              <w:woUserID w:val="5"/>
            </w:rPr>
            <w:delText>3.3</w:delText>
          </w:r>
        </w:del>
      </w:ins>
      <w:del w:id="635" w:author="杨东 [2]" w:date="2026-07-29T12:50:43Z">
        <w:r>
          <w:rPr>
            <w:rFonts w:ascii="Tahoma" w:hAnsi="Tahoma" w:cs="Tahoma"/>
            <w:color w:val="000000"/>
            <w:szCs w:val="21"/>
            <w:shd w:val="clear" w:color="auto" w:fill="FFFFFF"/>
          </w:rPr>
          <w:delText xml:space="preserve">explicitly stating the actual context length used by each model during testing; </w:delText>
        </w:r>
      </w:del>
      <w:ins w:id="636" w:author="傅帅" w:date="2026-07-22T16:34:38Z">
        <w:del w:id="637" w:author="杨东 [2]" w:date="2026-07-29T12:50:43Z">
          <w:r>
            <w:rPr>
              <w:rFonts w:ascii="Tahoma" w:hAnsi="Tahoma" w:cs="Tahoma"/>
              <w:color w:val="000000"/>
              <w:szCs w:val="21"/>
              <w:shd w:val="clear" w:color="auto" w:fill="FFFFFF"/>
              <w:woUserID w:val="5"/>
            </w:rPr>
            <w:delText>---</w:delText>
          </w:r>
        </w:del>
      </w:ins>
      <w:ins w:id="638" w:author="傅帅" w:date="2026-07-22T16:34:39Z">
        <w:del w:id="639" w:author="杨东 [2]" w:date="2026-07-29T12:50:43Z">
          <w:r>
            <w:rPr>
              <w:rFonts w:ascii="Tahoma" w:hAnsi="Tahoma" w:cs="Tahoma"/>
              <w:color w:val="000000"/>
              <w:szCs w:val="21"/>
              <w:shd w:val="clear" w:color="auto" w:fill="FFFFFF"/>
              <w:woUserID w:val="5"/>
            </w:rPr>
            <w:delText>补充</w:delText>
          </w:r>
        </w:del>
      </w:ins>
      <w:ins w:id="640" w:author="傅帅" w:date="2026-07-22T16:34:42Z">
        <w:del w:id="641" w:author="杨东 [2]" w:date="2026-07-29T12:50:43Z">
          <w:r>
            <w:rPr>
              <w:rFonts w:ascii="Tahoma" w:hAnsi="Tahoma" w:cs="Tahoma"/>
              <w:color w:val="000000"/>
              <w:szCs w:val="21"/>
              <w:shd w:val="clear" w:color="auto" w:fill="FFFFFF"/>
              <w:woUserID w:val="5"/>
            </w:rPr>
            <w:delText>测试</w:delText>
          </w:r>
        </w:del>
      </w:ins>
      <w:ins w:id="642" w:author="傅帅" w:date="2026-07-22T16:34:45Z">
        <w:del w:id="643" w:author="杨东 [2]" w:date="2026-07-29T12:50:43Z">
          <w:r>
            <w:rPr>
              <w:rFonts w:ascii="Tahoma" w:hAnsi="Tahoma" w:cs="Tahoma"/>
              <w:color w:val="000000"/>
              <w:szCs w:val="21"/>
              <w:shd w:val="clear" w:color="auto" w:fill="FFFFFF"/>
              <w:woUserID w:val="5"/>
            </w:rPr>
            <w:delText>样品</w:delText>
          </w:r>
        </w:del>
      </w:ins>
      <w:ins w:id="644" w:author="傅帅" w:date="2026-07-22T16:34:46Z">
        <w:del w:id="645" w:author="杨东 [2]" w:date="2026-07-29T12:50:43Z">
          <w:r>
            <w:rPr>
              <w:rFonts w:ascii="Tahoma" w:hAnsi="Tahoma" w:cs="Tahoma"/>
              <w:color w:val="000000"/>
              <w:szCs w:val="21"/>
              <w:shd w:val="clear" w:color="auto" w:fill="FFFFFF"/>
              <w:woUserID w:val="5"/>
            </w:rPr>
            <w:delText>的</w:delText>
          </w:r>
        </w:del>
      </w:ins>
      <w:ins w:id="646" w:author="傅帅" w:date="2026-07-22T16:34:48Z">
        <w:del w:id="647" w:author="杨东 [2]" w:date="2026-07-29T12:50:43Z">
          <w:r>
            <w:rPr>
              <w:rFonts w:ascii="Tahoma" w:hAnsi="Tahoma" w:cs="Tahoma"/>
              <w:color w:val="000000"/>
              <w:szCs w:val="21"/>
              <w:shd w:val="clear" w:color="auto" w:fill="FFFFFF"/>
              <w:woUserID w:val="5"/>
            </w:rPr>
            <w:delText>长度</w:delText>
          </w:r>
        </w:del>
      </w:ins>
      <w:ins w:id="648" w:author="傅帅" w:date="2026-07-22T16:41:00Z">
        <w:del w:id="649" w:author="杨东 [2]" w:date="2026-07-29T12:50:43Z">
          <w:r>
            <w:rPr>
              <w:rFonts w:ascii="Tahoma" w:hAnsi="Tahoma" w:cs="Tahoma"/>
              <w:color w:val="000000"/>
              <w:szCs w:val="21"/>
              <w:shd w:val="clear" w:color="auto" w:fill="FFFFFF"/>
              <w:woUserID w:val="5"/>
            </w:rPr>
            <w:delText>---</w:delText>
          </w:r>
        </w:del>
      </w:ins>
      <w:ins w:id="650" w:author="傅帅" w:date="2026-07-22T16:41:05Z">
        <w:del w:id="651" w:author="杨东 [2]" w:date="2026-07-29T12:50:43Z">
          <w:r>
            <w:rPr>
              <w:rFonts w:ascii="Tahoma" w:hAnsi="Tahoma" w:cs="Tahoma"/>
              <w:color w:val="000000"/>
              <w:szCs w:val="21"/>
              <w:shd w:val="clear" w:color="auto" w:fill="FFFFFF"/>
              <w:woUserID w:val="5"/>
            </w:rPr>
            <w:delText>小朱</w:delText>
          </w:r>
        </w:del>
      </w:ins>
    </w:p>
    <w:p w14:paraId="36D6CC71">
      <w:pPr>
        <w:rPr>
          <w:ins w:id="652" w:author="傅帅" w:date="2026-07-22T16:05:35Z"/>
          <w:del w:id="653" w:author="杨东 [2]" w:date="2026-07-29T12:50:43Z"/>
          <w:rFonts w:hint="default" w:ascii="Tahoma" w:hAnsi="Tahoma" w:cs="Tahoma"/>
          <w:color w:val="000000"/>
          <w:szCs w:val="21"/>
          <w:shd w:val="clear" w:color="auto" w:fill="FFFFFF"/>
          <w:woUserID w:val="5"/>
        </w:rPr>
      </w:pPr>
      <w:ins w:id="654" w:author="傅帅" w:date="2026-07-22T16:06:05Z">
        <w:del w:id="655" w:author="杨东 [2]" w:date="2026-07-29T12:50:43Z">
          <w:r>
            <w:rPr>
              <w:rFonts w:ascii="Tahoma" w:hAnsi="Tahoma" w:cs="Tahoma"/>
              <w:color w:val="000000"/>
              <w:szCs w:val="21"/>
              <w:highlight w:val="yellow"/>
              <w:shd w:val="clear" w:color="auto" w:fill="FFFFFF"/>
              <w:woUserID w:val="5"/>
            </w:rPr>
            <w:delText>3.4</w:delText>
          </w:r>
        </w:del>
      </w:ins>
      <w:del w:id="656" w:author="杨东 [2]" w:date="2026-07-29T12:50:43Z">
        <w:r>
          <w:rPr>
            <w:rFonts w:ascii="Tahoma" w:hAnsi="Tahoma" w:cs="Tahoma"/>
            <w:color w:val="000000"/>
            <w:szCs w:val="21"/>
            <w:highlight w:val="yellow"/>
            <w:shd w:val="clear" w:color="auto" w:fill="FFFFFF"/>
          </w:rPr>
          <w:delText>adding missing important baselines</w:delText>
        </w:r>
      </w:del>
      <w:del w:id="657" w:author="杨东 [2]" w:date="2026-07-29T12:50:43Z">
        <w:r>
          <w:rPr>
            <w:rFonts w:ascii="Tahoma" w:hAnsi="Tahoma" w:cs="Tahoma"/>
            <w:color w:val="000000"/>
            <w:szCs w:val="21"/>
            <w:shd w:val="clear" w:color="auto" w:fill="FFFFFF"/>
          </w:rPr>
          <w:delText xml:space="preserve">; </w:delText>
        </w:r>
      </w:del>
      <w:ins w:id="658" w:author="傅帅" w:date="2026-07-22T16:39:54Z">
        <w:del w:id="659" w:author="杨东 [2]" w:date="2026-07-29T12:50:43Z">
          <w:r>
            <w:rPr>
              <w:rFonts w:ascii="Tahoma" w:hAnsi="Tahoma" w:cs="Tahoma"/>
              <w:color w:val="000000"/>
              <w:szCs w:val="21"/>
              <w:shd w:val="clear" w:color="auto" w:fill="FFFFFF"/>
              <w:woUserID w:val="5"/>
            </w:rPr>
            <w:delText>---</w:delText>
          </w:r>
        </w:del>
      </w:ins>
      <w:ins w:id="660" w:author="傅帅" w:date="2026-07-22T16:39:59Z">
        <w:del w:id="661" w:author="杨东 [2]" w:date="2026-07-29T12:50:43Z">
          <w:r>
            <w:rPr>
              <w:rFonts w:ascii="Tahoma" w:hAnsi="Tahoma" w:cs="Tahoma"/>
              <w:color w:val="000000"/>
              <w:szCs w:val="21"/>
              <w:shd w:val="clear" w:color="auto" w:fill="FFFFFF"/>
              <w:woUserID w:val="5"/>
            </w:rPr>
            <w:delText>补测</w:delText>
          </w:r>
        </w:del>
      </w:ins>
      <w:ins w:id="662" w:author="傅帅" w:date="2026-07-22T16:40:00Z">
        <w:del w:id="663" w:author="杨东 [2]" w:date="2026-07-29T12:50:43Z">
          <w:r>
            <w:rPr>
              <w:rFonts w:ascii="Tahoma" w:hAnsi="Tahoma" w:cs="Tahoma"/>
              <w:color w:val="000000"/>
              <w:szCs w:val="21"/>
              <w:shd w:val="clear" w:color="auto" w:fill="FFFFFF"/>
              <w:woUserID w:val="5"/>
            </w:rPr>
            <w:delText>模型</w:delText>
          </w:r>
        </w:del>
      </w:ins>
      <w:ins w:id="664" w:author="傅帅" w:date="2026-07-22T16:40:02Z">
        <w:del w:id="665" w:author="杨东 [2]" w:date="2026-07-29T12:50:43Z">
          <w:r>
            <w:rPr>
              <w:rFonts w:ascii="Tahoma" w:hAnsi="Tahoma" w:cs="Tahoma"/>
              <w:color w:val="000000"/>
              <w:szCs w:val="21"/>
              <w:shd w:val="clear" w:color="auto" w:fill="FFFFFF"/>
              <w:woUserID w:val="5"/>
            </w:rPr>
            <w:delText>---</w:delText>
          </w:r>
        </w:del>
      </w:ins>
      <w:ins w:id="666" w:author="傅帅" w:date="2026-07-22T16:40:20Z">
        <w:del w:id="667" w:author="杨东 [2]" w:date="2026-07-29T12:50:43Z">
          <w:r>
            <w:rPr>
              <w:rFonts w:ascii="Tahoma" w:hAnsi="Tahoma" w:cs="Tahoma"/>
              <w:color w:val="000000"/>
              <w:szCs w:val="21"/>
              <w:shd w:val="clear" w:color="auto" w:fill="FFFFFF"/>
              <w:woUserID w:val="5"/>
            </w:rPr>
            <w:delText>NT</w:delText>
          </w:r>
        </w:del>
      </w:ins>
      <w:ins w:id="668" w:author="傅帅" w:date="2026-07-22T16:40:21Z">
        <w:del w:id="669" w:author="杨东 [2]" w:date="2026-07-29T12:50:43Z">
          <w:r>
            <w:rPr>
              <w:rFonts w:ascii="Tahoma" w:hAnsi="Tahoma" w:cs="Tahoma"/>
              <w:color w:val="000000"/>
              <w:szCs w:val="21"/>
              <w:shd w:val="clear" w:color="auto" w:fill="FFFFFF"/>
              <w:woUserID w:val="5"/>
            </w:rPr>
            <w:delText>v</w:delText>
          </w:r>
        </w:del>
      </w:ins>
      <w:ins w:id="670" w:author="傅帅" w:date="2026-07-22T16:40:22Z">
        <w:del w:id="671" w:author="杨东 [2]" w:date="2026-07-29T12:50:43Z">
          <w:r>
            <w:rPr>
              <w:rFonts w:ascii="Tahoma" w:hAnsi="Tahoma" w:cs="Tahoma"/>
              <w:color w:val="000000"/>
              <w:szCs w:val="21"/>
              <w:shd w:val="clear" w:color="auto" w:fill="FFFFFF"/>
              <w:woUserID w:val="5"/>
            </w:rPr>
            <w:delText>3</w:delText>
          </w:r>
        </w:del>
      </w:ins>
      <w:ins w:id="672" w:author="傅帅" w:date="2026-07-22T16:40:24Z">
        <w:del w:id="673" w:author="杨东 [2]" w:date="2026-07-29T12:50:43Z">
          <w:r>
            <w:rPr>
              <w:rFonts w:ascii="Tahoma" w:hAnsi="Tahoma" w:cs="Tahoma"/>
              <w:color w:val="000000"/>
              <w:szCs w:val="21"/>
              <w:shd w:val="clear" w:color="auto" w:fill="FFFFFF"/>
              <w:woUserID w:val="5"/>
            </w:rPr>
            <w:delText>-</w:delText>
          </w:r>
        </w:del>
      </w:ins>
      <w:ins w:id="674" w:author="傅帅" w:date="2026-07-22T16:40:29Z">
        <w:del w:id="675" w:author="杨东 [2]" w:date="2026-07-29T12:50:43Z">
          <w:r>
            <w:rPr>
              <w:rFonts w:ascii="Tahoma" w:hAnsi="Tahoma" w:cs="Tahoma"/>
              <w:color w:val="000000"/>
              <w:szCs w:val="21"/>
              <w:shd w:val="clear" w:color="auto" w:fill="FFFFFF"/>
              <w:woUserID w:val="5"/>
            </w:rPr>
            <w:delText>李茜</w:delText>
          </w:r>
        </w:del>
      </w:ins>
      <w:ins w:id="676" w:author="傅帅" w:date="2026-07-22T16:40:44Z">
        <w:del w:id="677" w:author="杨东 [2]" w:date="2026-07-29T12:50:43Z">
          <w:r>
            <w:rPr>
              <w:rFonts w:ascii="Tahoma" w:hAnsi="Tahoma" w:cs="Tahoma"/>
              <w:color w:val="000000"/>
              <w:szCs w:val="21"/>
              <w:shd w:val="clear" w:color="auto" w:fill="FFFFFF"/>
              <w:woUserID w:val="5"/>
            </w:rPr>
            <w:delText>、</w:delText>
          </w:r>
        </w:del>
      </w:ins>
      <w:ins w:id="678" w:author="傅帅" w:date="2026-07-22T16:40:45Z">
        <w:del w:id="679" w:author="杨东 [2]" w:date="2026-07-29T12:50:43Z">
          <w:r>
            <w:rPr>
              <w:rFonts w:ascii="Tahoma" w:hAnsi="Tahoma" w:cs="Tahoma"/>
              <w:color w:val="000000"/>
              <w:szCs w:val="21"/>
              <w:shd w:val="clear" w:color="auto" w:fill="FFFFFF"/>
              <w:woUserID w:val="5"/>
            </w:rPr>
            <w:delText>昕晔</w:delText>
          </w:r>
        </w:del>
      </w:ins>
      <w:ins w:id="680" w:author="傅帅" w:date="2026-07-22T16:40:30Z">
        <w:del w:id="681" w:author="杨东 [2]" w:date="2026-07-29T12:50:43Z">
          <w:r>
            <w:rPr>
              <w:rFonts w:ascii="Tahoma" w:hAnsi="Tahoma" w:cs="Tahoma"/>
              <w:color w:val="000000"/>
              <w:szCs w:val="21"/>
              <w:shd w:val="clear" w:color="auto" w:fill="FFFFFF"/>
              <w:woUserID w:val="5"/>
            </w:rPr>
            <w:delText>；</w:delText>
          </w:r>
        </w:del>
      </w:ins>
      <w:ins w:id="682" w:author="傅帅" w:date="2026-07-22T16:40:34Z">
        <w:del w:id="683" w:author="杨东 [2]" w:date="2026-07-29T12:50:43Z">
          <w:r>
            <w:rPr>
              <w:rFonts w:ascii="Tahoma" w:hAnsi="Tahoma" w:cs="Tahoma"/>
              <w:color w:val="000000"/>
              <w:szCs w:val="21"/>
              <w:shd w:val="clear" w:color="auto" w:fill="FFFFFF"/>
              <w:woUserID w:val="5"/>
            </w:rPr>
            <w:delText>Evo</w:delText>
          </w:r>
        </w:del>
      </w:ins>
      <w:ins w:id="684" w:author="傅帅" w:date="2026-07-22T16:40:36Z">
        <w:del w:id="685" w:author="杨东 [2]" w:date="2026-07-29T12:50:43Z">
          <w:r>
            <w:rPr>
              <w:rFonts w:ascii="Tahoma" w:hAnsi="Tahoma" w:cs="Tahoma"/>
              <w:color w:val="000000"/>
              <w:szCs w:val="21"/>
              <w:shd w:val="clear" w:color="auto" w:fill="FFFFFF"/>
              <w:woUserID w:val="5"/>
            </w:rPr>
            <w:delText>2-</w:delText>
          </w:r>
        </w:del>
      </w:ins>
      <w:ins w:id="686" w:author="傅帅" w:date="2026-07-22T16:40:38Z">
        <w:del w:id="687" w:author="杨东 [2]" w:date="2026-07-29T12:50:43Z">
          <w:r>
            <w:rPr>
              <w:rFonts w:ascii="Tahoma" w:hAnsi="Tahoma" w:cs="Tahoma"/>
              <w:color w:val="000000"/>
              <w:szCs w:val="21"/>
              <w:shd w:val="clear" w:color="auto" w:fill="FFFFFF"/>
              <w:woUserID w:val="5"/>
            </w:rPr>
            <w:delText>小朱</w:delText>
          </w:r>
        </w:del>
      </w:ins>
      <w:ins w:id="688" w:author="傅帅" w:date="2026-07-22T16:40:40Z">
        <w:del w:id="689" w:author="杨东 [2]" w:date="2026-07-29T12:50:43Z">
          <w:r>
            <w:rPr>
              <w:rFonts w:ascii="Tahoma" w:hAnsi="Tahoma" w:cs="Tahoma"/>
              <w:color w:val="000000"/>
              <w:szCs w:val="21"/>
              <w:shd w:val="clear" w:color="auto" w:fill="FFFFFF"/>
              <w:woUserID w:val="5"/>
            </w:rPr>
            <w:delText>、</w:delText>
          </w:r>
        </w:del>
      </w:ins>
      <w:ins w:id="690" w:author="傅帅" w:date="2026-07-22T16:40:41Z">
        <w:del w:id="691" w:author="杨东 [2]" w:date="2026-07-29T12:50:43Z">
          <w:r>
            <w:rPr>
              <w:rFonts w:ascii="Tahoma" w:hAnsi="Tahoma" w:cs="Tahoma"/>
              <w:color w:val="000000"/>
              <w:szCs w:val="21"/>
              <w:shd w:val="clear" w:color="auto" w:fill="FFFFFF"/>
              <w:woUserID w:val="5"/>
            </w:rPr>
            <w:delText>昕晔</w:delText>
          </w:r>
        </w:del>
      </w:ins>
    </w:p>
    <w:p w14:paraId="0E8B928C">
      <w:pPr>
        <w:rPr>
          <w:ins w:id="692" w:author="傅帅" w:date="2026-07-22T16:05:40Z"/>
          <w:del w:id="693" w:author="杨东 [2]" w:date="2026-07-29T12:50:43Z"/>
          <w:rFonts w:hint="default" w:ascii="Tahoma" w:hAnsi="Tahoma" w:cs="Tahoma"/>
          <w:color w:val="000000"/>
          <w:szCs w:val="21"/>
          <w:shd w:val="clear" w:color="auto" w:fill="FFFFFF"/>
          <w:woUserID w:val="5"/>
        </w:rPr>
      </w:pPr>
      <w:ins w:id="694" w:author="傅帅" w:date="2026-07-22T16:06:07Z">
        <w:del w:id="695" w:author="杨东 [2]" w:date="2026-07-29T12:50:43Z">
          <w:r>
            <w:rPr>
              <w:rFonts w:ascii="Tahoma" w:hAnsi="Tahoma" w:cs="Tahoma"/>
              <w:color w:val="000000"/>
              <w:szCs w:val="21"/>
              <w:shd w:val="clear" w:color="auto" w:fill="FFFFFF"/>
              <w:woUserID w:val="5"/>
            </w:rPr>
            <w:delText>3.</w:delText>
          </w:r>
        </w:del>
      </w:ins>
      <w:ins w:id="696" w:author="傅帅" w:date="2026-07-22T16:06:09Z">
        <w:del w:id="697" w:author="杨东 [2]" w:date="2026-07-29T12:50:43Z">
          <w:r>
            <w:rPr>
              <w:rFonts w:ascii="Tahoma" w:hAnsi="Tahoma" w:cs="Tahoma"/>
              <w:color w:val="000000"/>
              <w:szCs w:val="21"/>
              <w:shd w:val="clear" w:color="auto" w:fill="FFFFFF"/>
              <w:woUserID w:val="5"/>
            </w:rPr>
            <w:delText>5</w:delText>
          </w:r>
        </w:del>
      </w:ins>
      <w:del w:id="698" w:author="杨东 [2]" w:date="2026-07-29T12:50:43Z">
        <w:r>
          <w:rPr>
            <w:rFonts w:ascii="Tahoma" w:hAnsi="Tahoma" w:cs="Tahoma"/>
            <w:color w:val="000000"/>
            <w:szCs w:val="21"/>
            <w:shd w:val="clear" w:color="auto" w:fill="FFFFFF"/>
          </w:rPr>
          <w:delText xml:space="preserve">providing cross-species generalization tests; </w:delText>
        </w:r>
      </w:del>
      <w:ins w:id="699" w:author="傅帅" w:date="2026-07-22T16:39:18Z">
        <w:del w:id="700" w:author="杨东 [2]" w:date="2026-07-29T12:50:43Z">
          <w:r>
            <w:rPr>
              <w:rFonts w:ascii="Tahoma" w:hAnsi="Tahoma" w:cs="Tahoma"/>
              <w:color w:val="000000"/>
              <w:szCs w:val="21"/>
              <w:shd w:val="clear" w:color="auto" w:fill="FFFFFF"/>
              <w:woUserID w:val="5"/>
            </w:rPr>
            <w:delText>---</w:delText>
          </w:r>
        </w:del>
      </w:ins>
      <w:ins w:id="701" w:author="傅帅" w:date="2026-07-22T16:39:28Z">
        <w:del w:id="702" w:author="杨东 [2]" w:date="2026-07-29T12:50:43Z">
          <w:r>
            <w:rPr>
              <w:rFonts w:ascii="Tahoma" w:hAnsi="Tahoma" w:cs="Tahoma"/>
              <w:color w:val="000000"/>
              <w:szCs w:val="21"/>
              <w:shd w:val="clear" w:color="auto" w:fill="FFFFFF"/>
              <w:woUserID w:val="5"/>
            </w:rPr>
            <w:delText>测完</w:delText>
          </w:r>
        </w:del>
      </w:ins>
      <w:ins w:id="703" w:author="傅帅" w:date="2026-07-22T16:39:29Z">
        <w:del w:id="704" w:author="杨东 [2]" w:date="2026-07-29T12:50:43Z">
          <w:r>
            <w:rPr>
              <w:rFonts w:ascii="Tahoma" w:hAnsi="Tahoma" w:cs="Tahoma"/>
              <w:color w:val="000000"/>
              <w:szCs w:val="21"/>
              <w:shd w:val="clear" w:color="auto" w:fill="FFFFFF"/>
              <w:woUserID w:val="5"/>
            </w:rPr>
            <w:delText>---</w:delText>
          </w:r>
        </w:del>
      </w:ins>
      <w:ins w:id="705" w:author="傅帅" w:date="2026-07-22T16:39:33Z">
        <w:del w:id="706" w:author="杨东 [2]" w:date="2026-07-29T12:50:43Z">
          <w:r>
            <w:rPr>
              <w:rFonts w:ascii="Tahoma" w:hAnsi="Tahoma" w:cs="Tahoma"/>
              <w:color w:val="000000"/>
              <w:szCs w:val="21"/>
              <w:shd w:val="clear" w:color="auto" w:fill="FFFFFF"/>
              <w:woUserID w:val="5"/>
            </w:rPr>
            <w:delText>贾昕晔</w:delText>
          </w:r>
        </w:del>
      </w:ins>
      <w:ins w:id="707" w:author="傅帅" w:date="2026-07-22T16:39:35Z">
        <w:del w:id="708" w:author="杨东 [2]" w:date="2026-07-29T12:50:43Z">
          <w:r>
            <w:rPr>
              <w:rFonts w:ascii="Tahoma" w:hAnsi="Tahoma" w:cs="Tahoma"/>
              <w:color w:val="000000"/>
              <w:szCs w:val="21"/>
              <w:shd w:val="clear" w:color="auto" w:fill="FFFFFF"/>
              <w:woUserID w:val="5"/>
            </w:rPr>
            <w:delText>、</w:delText>
          </w:r>
        </w:del>
      </w:ins>
      <w:ins w:id="709" w:author="傅帅" w:date="2026-07-22T16:39:36Z">
        <w:del w:id="710" w:author="杨东 [2]" w:date="2026-07-29T12:50:43Z">
          <w:r>
            <w:rPr>
              <w:rFonts w:ascii="Tahoma" w:hAnsi="Tahoma" w:cs="Tahoma"/>
              <w:color w:val="000000"/>
              <w:szCs w:val="21"/>
              <w:shd w:val="clear" w:color="auto" w:fill="FFFFFF"/>
              <w:woUserID w:val="5"/>
            </w:rPr>
            <w:delText>李茜</w:delText>
          </w:r>
        </w:del>
      </w:ins>
    </w:p>
    <w:p w14:paraId="07DC838A">
      <w:pPr>
        <w:rPr>
          <w:ins w:id="711" w:author="傅帅" w:date="2026-07-24T14:28:51Z"/>
          <w:del w:id="712" w:author="杨东 [2]" w:date="2026-07-29T12:50:43Z"/>
          <w:rFonts w:ascii="Tahoma" w:hAnsi="Tahoma" w:cs="Tahoma"/>
          <w:color w:val="000000"/>
          <w:szCs w:val="21"/>
          <w:woUserID w:val="5"/>
        </w:rPr>
      </w:pPr>
      <w:ins w:id="713" w:author="傅帅" w:date="2026-07-22T16:06:12Z">
        <w:del w:id="714" w:author="杨东 [2]" w:date="2026-07-29T12:50:43Z">
          <w:r>
            <w:rPr>
              <w:rFonts w:ascii="Tahoma" w:hAnsi="Tahoma" w:cs="Tahoma"/>
              <w:color w:val="000000"/>
              <w:szCs w:val="21"/>
              <w:shd w:val="clear" w:color="auto" w:fill="FFFFFF"/>
              <w:woUserID w:val="5"/>
            </w:rPr>
            <w:delText>3.6</w:delText>
          </w:r>
        </w:del>
      </w:ins>
      <w:del w:id="715" w:author="杨东 [2]" w:date="2026-07-29T12:50:43Z">
        <w:r>
          <w:rPr>
            <w:rFonts w:ascii="Tahoma" w:hAnsi="Tahoma" w:cs="Tahoma"/>
            <w:color w:val="000000"/>
            <w:szCs w:val="21"/>
            <w:shd w:val="clear" w:color="auto" w:fill="FFFFFF"/>
          </w:rPr>
          <w:delText>analyzing failure modes on disadvantage tasks; and discussing the generality of advantage tasks.</w:delText>
        </w:r>
      </w:del>
      <w:ins w:id="716" w:author="傅帅" w:date="2026-07-22T16:39:42Z">
        <w:del w:id="717" w:author="杨东 [2]" w:date="2026-07-29T12:50:43Z">
          <w:r>
            <w:rPr>
              <w:rFonts w:ascii="Tahoma" w:hAnsi="Tahoma" w:cs="Tahoma"/>
              <w:color w:val="000000"/>
              <w:szCs w:val="21"/>
              <w:shd w:val="clear" w:color="auto" w:fill="FFFFFF"/>
              <w:woUserID w:val="5"/>
            </w:rPr>
            <w:delText>---</w:delText>
          </w:r>
        </w:del>
      </w:ins>
      <w:ins w:id="718" w:author="傅帅" w:date="2026-07-22T16:39:45Z">
        <w:del w:id="719" w:author="杨东 [2]" w:date="2026-07-29T12:50:43Z">
          <w:r>
            <w:rPr>
              <w:rFonts w:ascii="Tahoma" w:hAnsi="Tahoma" w:cs="Tahoma"/>
              <w:color w:val="000000"/>
              <w:szCs w:val="21"/>
              <w:shd w:val="clear" w:color="auto" w:fill="FFFFFF"/>
              <w:woUserID w:val="5"/>
            </w:rPr>
            <w:delText>文本修订</w:delText>
          </w:r>
        </w:del>
      </w:ins>
      <w:ins w:id="720" w:author="傅帅" w:date="2026-07-22T16:39:48Z">
        <w:del w:id="721" w:author="杨东 [2]" w:date="2026-07-29T12:50:43Z">
          <w:r>
            <w:rPr>
              <w:rFonts w:ascii="Tahoma" w:hAnsi="Tahoma" w:cs="Tahoma"/>
              <w:color w:val="000000"/>
              <w:szCs w:val="21"/>
              <w:shd w:val="clear" w:color="auto" w:fill="FFFFFF"/>
              <w:woUserID w:val="5"/>
            </w:rPr>
            <w:delText>---</w:delText>
          </w:r>
        </w:del>
      </w:ins>
      <w:ins w:id="722" w:author="傅帅" w:date="2026-07-22T16:39:49Z">
        <w:del w:id="723" w:author="杨东 [2]" w:date="2026-07-29T12:50:43Z">
          <w:r>
            <w:rPr>
              <w:rFonts w:ascii="Tahoma" w:hAnsi="Tahoma" w:cs="Tahoma"/>
              <w:color w:val="000000"/>
              <w:szCs w:val="21"/>
              <w:shd w:val="clear" w:color="auto" w:fill="FFFFFF"/>
              <w:woUserID w:val="5"/>
            </w:rPr>
            <w:delText>小朱</w:delText>
          </w:r>
        </w:del>
      </w:ins>
      <w:del w:id="724" w:author="杨东 [2]" w:date="2026-07-29T12:50:43Z">
        <w:r>
          <w:rPr>
            <w:rFonts w:ascii="Tahoma" w:hAnsi="Tahoma" w:cs="Tahoma"/>
            <w:color w:val="000000"/>
            <w:szCs w:val="21"/>
          </w:rPr>
          <w:br w:type="textWrapping"/>
        </w:r>
      </w:del>
      <w:ins w:id="725" w:author="傅帅" w:date="2026-07-24T14:26:39Z">
        <w:del w:id="726" w:author="杨东 [2]" w:date="2026-07-29T12:50:43Z">
          <w:r>
            <w:rPr>
              <w:rFonts w:ascii="Tahoma" w:hAnsi="Tahoma" w:cs="Tahoma"/>
              <w:color w:val="000000"/>
              <w:szCs w:val="21"/>
              <w:woUserID w:val="5"/>
            </w:rPr>
            <w:delText>小朱</w:delText>
          </w:r>
        </w:del>
      </w:ins>
      <w:ins w:id="727" w:author="傅帅" w:date="2026-07-24T14:26:40Z">
        <w:del w:id="728" w:author="杨东 [2]" w:date="2026-07-29T12:50:43Z">
          <w:r>
            <w:rPr>
              <w:rFonts w:ascii="Tahoma" w:hAnsi="Tahoma" w:cs="Tahoma"/>
              <w:color w:val="000000"/>
              <w:szCs w:val="21"/>
              <w:woUserID w:val="5"/>
            </w:rPr>
            <w:delText>：</w:delText>
          </w:r>
        </w:del>
      </w:ins>
      <w:ins w:id="729" w:author="傅帅" w:date="2026-07-24T14:26:44Z">
        <w:del w:id="730" w:author="杨东 [2]" w:date="2026-07-29T12:50:43Z">
          <w:r>
            <w:rPr>
              <w:rFonts w:ascii="Tahoma" w:hAnsi="Tahoma" w:cs="Tahoma"/>
              <w:color w:val="000000"/>
              <w:szCs w:val="21"/>
              <w:woUserID w:val="5"/>
            </w:rPr>
            <w:delText>总结</w:delText>
          </w:r>
        </w:del>
      </w:ins>
      <w:ins w:id="731" w:author="傅帅" w:date="2026-07-24T14:28:34Z">
        <w:del w:id="732" w:author="杨东 [2]" w:date="2026-07-29T12:50:43Z">
          <w:r>
            <w:rPr>
              <w:rFonts w:ascii="Tahoma" w:hAnsi="Tahoma" w:cs="Tahoma"/>
              <w:color w:val="000000"/>
              <w:szCs w:val="21"/>
              <w:woUserID w:val="5"/>
            </w:rPr>
            <w:delText>-</w:delText>
          </w:r>
        </w:del>
      </w:ins>
      <w:ins w:id="733" w:author="傅帅" w:date="2026-07-24T14:28:35Z">
        <w:del w:id="734" w:author="杨东 [2]" w:date="2026-07-29T12:50:43Z">
          <w:r>
            <w:rPr>
              <w:rFonts w:ascii="Tahoma" w:hAnsi="Tahoma" w:cs="Tahoma"/>
              <w:color w:val="000000"/>
              <w:szCs w:val="21"/>
              <w:woUserID w:val="5"/>
            </w:rPr>
            <w:delText>优势</w:delText>
          </w:r>
        </w:del>
      </w:ins>
      <w:ins w:id="735" w:author="傅帅" w:date="2026-07-24T14:28:36Z">
        <w:del w:id="736" w:author="杨东 [2]" w:date="2026-07-29T12:50:43Z">
          <w:r>
            <w:rPr>
              <w:rFonts w:ascii="Tahoma" w:hAnsi="Tahoma" w:cs="Tahoma"/>
              <w:color w:val="000000"/>
              <w:szCs w:val="21"/>
              <w:woUserID w:val="5"/>
            </w:rPr>
            <w:delText>、</w:delText>
          </w:r>
        </w:del>
      </w:ins>
      <w:ins w:id="737" w:author="傅帅" w:date="2026-07-24T14:28:37Z">
        <w:del w:id="738" w:author="杨东 [2]" w:date="2026-07-29T12:50:43Z">
          <w:r>
            <w:rPr>
              <w:rFonts w:ascii="Tahoma" w:hAnsi="Tahoma" w:cs="Tahoma"/>
              <w:color w:val="000000"/>
              <w:szCs w:val="21"/>
              <w:woUserID w:val="5"/>
            </w:rPr>
            <w:delText>优化</w:delText>
          </w:r>
        </w:del>
      </w:ins>
      <w:ins w:id="739" w:author="傅帅" w:date="2026-07-24T14:28:38Z">
        <w:del w:id="740" w:author="杨东 [2]" w:date="2026-07-29T12:50:43Z">
          <w:r>
            <w:rPr>
              <w:rFonts w:ascii="Tahoma" w:hAnsi="Tahoma" w:cs="Tahoma"/>
              <w:color w:val="000000"/>
              <w:szCs w:val="21"/>
              <w:woUserID w:val="5"/>
            </w:rPr>
            <w:delText>等</w:delText>
          </w:r>
        </w:del>
      </w:ins>
    </w:p>
    <w:p w14:paraId="08E2B9B5">
      <w:pPr>
        <w:rPr>
          <w:ins w:id="741" w:author="傅帅" w:date="2026-07-22T16:07:49Z"/>
          <w:del w:id="742" w:author="杨东 [2]" w:date="2026-07-29T12:50:43Z"/>
          <w:rFonts w:ascii="Tahoma" w:hAnsi="Tahoma" w:cs="Tahoma"/>
          <w:color w:val="000000"/>
          <w:szCs w:val="21"/>
          <w:shd w:val="clear" w:color="auto" w:fill="FFFFFF"/>
        </w:rPr>
      </w:pPr>
      <w:ins w:id="743" w:author="傅帅" w:date="2026-07-24T14:28:53Z">
        <w:del w:id="744" w:author="杨东 [2]" w:date="2026-07-29T12:50:43Z">
          <w:r>
            <w:rPr>
              <w:rFonts w:ascii="Tahoma" w:hAnsi="Tahoma" w:cs="Tahoma"/>
              <w:color w:val="000000"/>
              <w:szCs w:val="21"/>
              <w:woUserID w:val="5"/>
            </w:rPr>
            <w:delText>添加</w:delText>
          </w:r>
        </w:del>
      </w:ins>
      <w:ins w:id="745" w:author="傅帅" w:date="2026-07-24T14:28:55Z">
        <w:del w:id="746" w:author="杨东 [2]" w:date="2026-07-29T12:50:43Z">
          <w:r>
            <w:rPr>
              <w:rFonts w:ascii="Tahoma" w:hAnsi="Tahoma" w:cs="Tahoma"/>
              <w:color w:val="000000"/>
              <w:szCs w:val="21"/>
              <w:woUserID w:val="5"/>
            </w:rPr>
            <w:delText>图</w:delText>
          </w:r>
        </w:del>
      </w:ins>
      <w:ins w:id="747" w:author="傅帅" w:date="2026-07-24T14:28:59Z">
        <w:del w:id="748" w:author="杨东 [2]" w:date="2026-07-29T12:50:43Z">
          <w:r>
            <w:rPr>
              <w:rFonts w:ascii="Tahoma" w:hAnsi="Tahoma" w:cs="Tahoma"/>
              <w:color w:val="000000"/>
              <w:szCs w:val="21"/>
              <w:woUserID w:val="5"/>
            </w:rPr>
            <w:delText>表</w:delText>
          </w:r>
        </w:del>
      </w:ins>
      <w:ins w:id="749" w:author="傅帅" w:date="2026-07-24T14:29:20Z">
        <w:del w:id="750" w:author="杨东 [2]" w:date="2026-07-29T12:50:43Z">
          <w:r>
            <w:rPr>
              <w:rFonts w:ascii="Tahoma" w:hAnsi="Tahoma" w:cs="Tahoma"/>
              <w:color w:val="000000"/>
              <w:szCs w:val="21"/>
              <w:woUserID w:val="5"/>
            </w:rPr>
            <w:delText>展示</w:delText>
          </w:r>
        </w:del>
      </w:ins>
      <w:ins w:id="751" w:author="傅帅" w:date="2026-07-24T14:29:22Z">
        <w:del w:id="752" w:author="杨东 [2]" w:date="2026-07-29T12:50:43Z">
          <w:r>
            <w:rPr>
              <w:rFonts w:ascii="Tahoma" w:hAnsi="Tahoma" w:cs="Tahoma"/>
              <w:color w:val="000000"/>
              <w:szCs w:val="21"/>
              <w:woUserID w:val="5"/>
            </w:rPr>
            <w:delText>---</w:delText>
          </w:r>
        </w:del>
      </w:ins>
      <w:ins w:id="753" w:author="傅帅" w:date="2026-07-24T14:29:24Z">
        <w:del w:id="754" w:author="杨东 [2]" w:date="2026-07-29T12:50:43Z">
          <w:r>
            <w:rPr>
              <w:rFonts w:ascii="Tahoma" w:hAnsi="Tahoma" w:cs="Tahoma"/>
              <w:color w:val="000000"/>
              <w:szCs w:val="21"/>
              <w:woUserID w:val="5"/>
            </w:rPr>
            <w:delText>柱状图</w:delText>
          </w:r>
        </w:del>
      </w:ins>
      <w:ins w:id="755" w:author="傅帅" w:date="2026-07-24T14:29:25Z">
        <w:del w:id="756" w:author="杨东 [2]" w:date="2026-07-29T12:50:43Z">
          <w:r>
            <w:rPr>
              <w:rFonts w:ascii="Tahoma" w:hAnsi="Tahoma" w:cs="Tahoma"/>
              <w:color w:val="000000"/>
              <w:szCs w:val="21"/>
              <w:woUserID w:val="5"/>
            </w:rPr>
            <w:delText>或</w:delText>
          </w:r>
        </w:del>
      </w:ins>
      <w:ins w:id="757" w:author="傅帅" w:date="2026-07-24T14:29:27Z">
        <w:del w:id="758" w:author="杨东 [2]" w:date="2026-07-29T12:50:43Z">
          <w:r>
            <w:rPr>
              <w:rFonts w:ascii="Tahoma" w:hAnsi="Tahoma" w:cs="Tahoma"/>
              <w:color w:val="000000"/>
              <w:szCs w:val="21"/>
              <w:woUserID w:val="5"/>
            </w:rPr>
            <w:delText>雷达图</w:delText>
          </w:r>
        </w:del>
      </w:ins>
      <w:ins w:id="759" w:author="傅帅" w:date="2026-07-24T14:29:28Z">
        <w:del w:id="760" w:author="杨东 [2]" w:date="2026-07-29T12:50:43Z">
          <w:r>
            <w:rPr>
              <w:rFonts w:ascii="Tahoma" w:hAnsi="Tahoma" w:cs="Tahoma"/>
              <w:color w:val="000000"/>
              <w:szCs w:val="21"/>
              <w:woUserID w:val="5"/>
            </w:rPr>
            <w:delText>等</w:delText>
          </w:r>
        </w:del>
      </w:ins>
      <w:ins w:id="761" w:author="傅帅" w:date="2026-07-24T14:29:48Z">
        <w:del w:id="762" w:author="杨东 [2]" w:date="2026-07-29T12:50:43Z">
          <w:r>
            <w:rPr>
              <w:rFonts w:ascii="Tahoma" w:hAnsi="Tahoma" w:cs="Tahoma"/>
              <w:color w:val="000000"/>
              <w:szCs w:val="21"/>
              <w:woUserID w:val="5"/>
            </w:rPr>
            <w:delText>---</w:delText>
          </w:r>
        </w:del>
      </w:ins>
      <w:ins w:id="763" w:author="傅帅" w:date="2026-07-24T14:29:49Z">
        <w:del w:id="764" w:author="杨东 [2]" w:date="2026-07-29T12:50:43Z">
          <w:r>
            <w:rPr>
              <w:rFonts w:ascii="Tahoma" w:hAnsi="Tahoma" w:cs="Tahoma"/>
              <w:color w:val="000000"/>
              <w:szCs w:val="21"/>
              <w:woUserID w:val="5"/>
            </w:rPr>
            <w:delText>正文和</w:delText>
          </w:r>
        </w:del>
      </w:ins>
      <w:ins w:id="765" w:author="傅帅" w:date="2026-07-24T14:29:51Z">
        <w:del w:id="766" w:author="杨东 [2]" w:date="2026-07-29T12:50:43Z">
          <w:r>
            <w:rPr>
              <w:rFonts w:ascii="Tahoma" w:hAnsi="Tahoma" w:cs="Tahoma"/>
              <w:color w:val="000000"/>
              <w:szCs w:val="21"/>
              <w:woUserID w:val="5"/>
            </w:rPr>
            <w:delText>回复信</w:delText>
          </w:r>
        </w:del>
      </w:ins>
      <w:ins w:id="767" w:author="傅帅" w:date="2026-07-24T14:29:56Z">
        <w:del w:id="768" w:author="杨东 [2]" w:date="2026-07-29T12:50:43Z">
          <w:r>
            <w:rPr>
              <w:rFonts w:ascii="Tahoma" w:hAnsi="Tahoma" w:cs="Tahoma"/>
              <w:color w:val="000000"/>
              <w:szCs w:val="21"/>
              <w:woUserID w:val="5"/>
            </w:rPr>
            <w:delText>，</w:delText>
          </w:r>
        </w:del>
      </w:ins>
      <w:ins w:id="769" w:author="傅帅" w:date="2026-07-24T14:29:58Z">
        <w:del w:id="770" w:author="杨东 [2]" w:date="2026-07-29T12:50:43Z">
          <w:r>
            <w:rPr>
              <w:rFonts w:ascii="Tahoma" w:hAnsi="Tahoma" w:cs="Tahoma"/>
              <w:color w:val="000000"/>
              <w:szCs w:val="21"/>
              <w:woUserID w:val="5"/>
            </w:rPr>
            <w:delText>增加</w:delText>
          </w:r>
        </w:del>
      </w:ins>
      <w:ins w:id="771" w:author="傅帅" w:date="2026-07-24T14:30:00Z">
        <w:del w:id="772" w:author="杨东 [2]" w:date="2026-07-29T12:50:43Z">
          <w:r>
            <w:rPr>
              <w:rFonts w:ascii="Tahoma" w:hAnsi="Tahoma" w:cs="Tahoma"/>
              <w:color w:val="000000"/>
              <w:szCs w:val="21"/>
              <w:woUserID w:val="5"/>
            </w:rPr>
            <w:delText>可读性</w:delText>
          </w:r>
        </w:del>
      </w:ins>
      <w:del w:id="773" w:author="杨东 [2]" w:date="2026-07-29T12:50:43Z">
        <w:r>
          <w:rPr>
            <w:rFonts w:ascii="Tahoma" w:hAnsi="Tahoma" w:cs="Tahoma"/>
            <w:color w:val="000000"/>
            <w:szCs w:val="21"/>
          </w:rPr>
          <w:br w:type="textWrapping"/>
        </w:r>
      </w:del>
      <w:del w:id="774" w:author="杨东 [2]" w:date="2026-07-29T12:50:43Z">
        <w:r>
          <w:rPr>
            <w:rFonts w:ascii="Tahoma" w:hAnsi="Tahoma" w:cs="Tahoma"/>
            <w:color w:val="000000"/>
            <w:szCs w:val="21"/>
            <w:highlight w:val="cyan"/>
            <w:shd w:val="clear" w:color="auto" w:fill="FFFFFF"/>
          </w:rPr>
          <w:delText>The paper has a serious problem of mismatch between training objectives and evaluation metrics in multiple fine-tune tasks</w:delText>
        </w:r>
      </w:del>
      <w:del w:id="775" w:author="杨东 [2]" w:date="2026-07-29T12:50:43Z">
        <w:r>
          <w:rPr>
            <w:rFonts w:ascii="Tahoma" w:hAnsi="Tahoma" w:cs="Tahoma"/>
            <w:color w:val="000000"/>
            <w:szCs w:val="21"/>
            <w:shd w:val="clear" w:color="auto" w:fill="FFFFFF"/>
          </w:rPr>
          <w:delText xml:space="preserve">, particularly evaluating tasks that are fundamentally regression with classification metrics (AUC), which may lead to incorrect judgments of model performance. </w:delText>
        </w:r>
      </w:del>
      <w:ins w:id="776" w:author="傅帅" w:date="2026-07-22T16:08:17Z">
        <w:del w:id="777" w:author="杨东 [2]" w:date="2026-07-29T12:50:43Z">
          <w:r>
            <w:rPr>
              <w:rFonts w:ascii="Tahoma" w:hAnsi="Tahoma" w:cs="Tahoma"/>
              <w:color w:val="000000"/>
              <w:szCs w:val="21"/>
              <w:shd w:val="clear" w:color="auto" w:fill="FFFFFF"/>
              <w:woUserID w:val="5"/>
            </w:rPr>
            <w:delText>---回归和分类任务评判指标不</w:delText>
          </w:r>
        </w:del>
      </w:ins>
      <w:ins w:id="778" w:author="傅帅" w:date="2026-07-22T16:08:48Z">
        <w:del w:id="779" w:author="杨东 [2]" w:date="2026-07-29T12:50:43Z">
          <w:r>
            <w:rPr>
              <w:rFonts w:ascii="Tahoma" w:hAnsi="Tahoma" w:cs="Tahoma"/>
              <w:color w:val="000000"/>
              <w:szCs w:val="21"/>
              <w:shd w:val="clear" w:color="auto" w:fill="FFFFFF"/>
              <w:woUserID w:val="5"/>
            </w:rPr>
            <w:delText>符合</w:delText>
          </w:r>
        </w:del>
      </w:ins>
    </w:p>
    <w:p w14:paraId="63067B27">
      <w:pPr>
        <w:rPr>
          <w:ins w:id="780" w:author="傅帅" w:date="2026-07-22T16:07:45Z"/>
          <w:del w:id="781" w:author="杨东 [2]" w:date="2026-07-29T12:50:43Z"/>
          <w:rFonts w:hint="eastAsia" w:ascii="Tahoma" w:hAnsi="Tahoma" w:cs="Tahoma"/>
          <w:color w:val="000000"/>
          <w:szCs w:val="21"/>
          <w:shd w:val="clear" w:color="auto" w:fill="FFFFFF"/>
          <w:lang w:val="en-US" w:eastAsia="zh-CN"/>
        </w:rPr>
      </w:pPr>
      <w:ins w:id="782" w:author="傅帅" w:date="2026-07-22T16:07:52Z">
        <w:del w:id="783" w:author="杨东 [2]" w:date="2026-07-29T12:50:43Z">
          <w:r>
            <w:rPr>
              <w:rFonts w:ascii="Tahoma" w:hAnsi="Tahoma" w:cs="Tahoma"/>
              <w:color w:val="000000"/>
              <w:szCs w:val="21"/>
              <w:shd w:val="clear" w:color="auto" w:fill="FFFFFF"/>
              <w:woUserID w:val="5"/>
            </w:rPr>
            <w:delText>例子</w:delText>
          </w:r>
        </w:del>
      </w:ins>
      <w:ins w:id="784" w:author="傅帅" w:date="2026-07-22T16:07:53Z">
        <w:del w:id="785" w:author="杨东 [2]" w:date="2026-07-29T12:50:43Z">
          <w:r>
            <w:rPr>
              <w:rFonts w:ascii="Tahoma" w:hAnsi="Tahoma" w:cs="Tahoma"/>
              <w:color w:val="000000"/>
              <w:szCs w:val="21"/>
              <w:shd w:val="clear" w:color="auto" w:fill="FFFFFF"/>
              <w:woUserID w:val="5"/>
            </w:rPr>
            <w:delText>1：</w:delText>
          </w:r>
        </w:del>
      </w:ins>
      <w:del w:id="786" w:author="杨东 [2]" w:date="2026-07-29T12:50:43Z">
        <w:r>
          <w:rPr>
            <w:rFonts w:ascii="Tahoma" w:hAnsi="Tahoma" w:cs="Tahoma"/>
            <w:color w:val="000000"/>
            <w:szCs w:val="21"/>
            <w:highlight w:val="yellow"/>
            <w:shd w:val="clear" w:color="auto" w:fill="FFFFFF"/>
          </w:rPr>
          <w:delText>The enhancer_strength task is the most prominent example: enhancer strength is a continuous variable representing the transcriptional activation activity intensity of an enhancer, and in experimental data this is typically measured through luciferase reporter assays or STARR-seq, yielding continuous values such as relative fluorescence intensity or fold change. The correct training objective should use regression loss functions (MSE, MAE) to train the model to predict continuous intensity values, but the paper uses AUC as the evaluation metric. AUC is a binary classification metric that requires forcibly binarizing continuous intensity values by setting a threshold to divide into "strong enhancer"</w:delText>
        </w:r>
      </w:del>
      <w:del w:id="787" w:author="杨东 [2]" w:date="2026-07-29T12:50:43Z">
        <w:r>
          <w:rPr>
            <w:rFonts w:hint="eastAsia" w:ascii="Tahoma" w:hAnsi="Tahoma" w:cs="Tahoma"/>
            <w:color w:val="000000"/>
            <w:szCs w:val="21"/>
            <w:highlight w:val="yellow"/>
            <w:shd w:val="clear" w:color="auto" w:fill="FFFFFF"/>
            <w:lang w:val="en-US" w:eastAsia="zh-CN"/>
          </w:rPr>
          <w:delText xml:space="preserve"> </w:delText>
        </w:r>
      </w:del>
      <w:del w:id="788" w:author="杨东 [2]" w:date="2026-07-29T12:50:43Z">
        <w:r>
          <w:rPr>
            <w:rFonts w:ascii="Tahoma" w:hAnsi="Tahoma" w:cs="Tahoma"/>
            <w:color w:val="000000"/>
            <w:szCs w:val="21"/>
            <w:highlight w:val="yellow"/>
            <w:shd w:val="clear" w:color="auto" w:fill="FFFFFF"/>
          </w:rPr>
          <w:delText>and "weak enhancer."</w:delText>
        </w:r>
      </w:del>
      <w:del w:id="789" w:author="杨东 [2]" w:date="2026-07-29T12:50:43Z">
        <w:r>
          <w:rPr>
            <w:rFonts w:ascii="Tahoma" w:hAnsi="Tahoma" w:cs="Tahoma"/>
            <w:color w:val="000000"/>
            <w:szCs w:val="21"/>
            <w:shd w:val="clear" w:color="auto" w:fill="FFFFFF"/>
          </w:rPr>
          <w:delText xml:space="preserve"> This causes multiple problems: different thresholds yield vastly different AUC values; continuous intensity information is compressed to binary, losing gradient information about enhancer activity; OGR's "failure" may be due to inappropriate evaluation methodology, as if OGR is trained as a regression task but evaluated with forced binarization, then AUC 0.588 may reflect inappropriate threshold selection or information loss during binarization rather than the model's true inability to recognize enhancer features. Correct evaluation metrics should use Pearson correlation, Spearman correlation, MSE, or MAE for regression.</w:delText>
        </w:r>
      </w:del>
      <w:del w:id="790" w:author="杨东 [2]" w:date="2026-07-29T12:50:43Z">
        <w:r>
          <w:rPr>
            <w:rFonts w:hint="eastAsia" w:ascii="Tahoma" w:hAnsi="Tahoma" w:cs="Tahoma"/>
            <w:color w:val="000000"/>
            <w:szCs w:val="21"/>
            <w:shd w:val="clear" w:color="auto" w:fill="FFFFFF"/>
            <w:lang w:val="en-US" w:eastAsia="zh-CN"/>
          </w:rPr>
          <w:delText xml:space="preserve"> </w:delText>
        </w:r>
      </w:del>
    </w:p>
    <w:p w14:paraId="1A207CB0">
      <w:pPr>
        <w:rPr>
          <w:ins w:id="791" w:author="傅帅" w:date="2026-07-22T16:09:16Z"/>
          <w:del w:id="792" w:author="杨东 [2]" w:date="2026-07-29T12:50:43Z"/>
          <w:rFonts w:ascii="Tahoma" w:hAnsi="Tahoma" w:cs="Tahoma"/>
          <w:color w:val="000000"/>
          <w:szCs w:val="21"/>
          <w:shd w:val="clear" w:color="auto" w:fill="FFFFFF"/>
        </w:rPr>
      </w:pPr>
      <w:ins w:id="793" w:author="傅帅" w:date="2026-07-22T16:08:00Z">
        <w:del w:id="794" w:author="杨东 [2]" w:date="2026-07-29T12:50:43Z">
          <w:r>
            <w:rPr>
              <w:rFonts w:ascii="Tahoma" w:hAnsi="Tahoma" w:cs="Tahoma"/>
              <w:color w:val="000000"/>
              <w:szCs w:val="21"/>
              <w:shd w:val="clear" w:color="auto" w:fill="FFFFFF"/>
              <w:woUserID w:val="5"/>
            </w:rPr>
            <w:delText>例子</w:delText>
          </w:r>
        </w:del>
      </w:ins>
      <w:ins w:id="795" w:author="傅帅" w:date="2026-07-22T16:08:02Z">
        <w:del w:id="796" w:author="杨东 [2]" w:date="2026-07-29T12:50:43Z">
          <w:r>
            <w:rPr>
              <w:rFonts w:ascii="Tahoma" w:hAnsi="Tahoma" w:cs="Tahoma"/>
              <w:color w:val="000000"/>
              <w:szCs w:val="21"/>
              <w:shd w:val="clear" w:color="auto" w:fill="FFFFFF"/>
              <w:woUserID w:val="5"/>
            </w:rPr>
            <w:delText>2</w:delText>
          </w:r>
        </w:del>
      </w:ins>
      <w:ins w:id="797" w:author="傅帅" w:date="2026-07-22T16:08:03Z">
        <w:del w:id="798" w:author="杨东 [2]" w:date="2026-07-29T12:50:43Z">
          <w:r>
            <w:rPr>
              <w:rFonts w:ascii="Tahoma" w:hAnsi="Tahoma" w:cs="Tahoma"/>
              <w:color w:val="000000"/>
              <w:szCs w:val="21"/>
              <w:shd w:val="clear" w:color="auto" w:fill="FFFFFF"/>
              <w:woUserID w:val="5"/>
            </w:rPr>
            <w:delText>：</w:delText>
          </w:r>
        </w:del>
      </w:ins>
      <w:del w:id="799" w:author="杨东 [2]" w:date="2026-07-29T12:50:43Z">
        <w:r>
          <w:rPr>
            <w:rFonts w:ascii="Tahoma" w:hAnsi="Tahoma" w:cs="Tahoma"/>
            <w:color w:val="000000"/>
            <w:szCs w:val="21"/>
            <w:shd w:val="clear" w:color="auto" w:fill="FFFFFF"/>
          </w:rPr>
          <w:delText xml:space="preserve">The TSS-prediction task may confuse signal intensity with site classification. TSS prediction can be binary classification (whether a position is a TSS) or regression (predicting TSS signal intensity such as CAGE-seq signal value). If the training objective is to predict signal intensity (regression) but evaluation uses AUC (classification), there is a mismatch. For other tasks, splice_sites is clear binary classification (donor site GT/acceptor site AG/non-site), so AUC is appropriate; </w:delText>
        </w:r>
      </w:del>
    </w:p>
    <w:p w14:paraId="23547BC6">
      <w:pPr>
        <w:rPr>
          <w:ins w:id="800" w:author="傅帅" w:date="2026-07-22T16:09:49Z"/>
          <w:del w:id="801" w:author="杨东 [2]" w:date="2026-07-29T12:50:43Z"/>
          <w:rFonts w:hint="eastAsia" w:ascii="Tahoma" w:hAnsi="Tahoma" w:cs="Tahoma"/>
          <w:color w:val="000000"/>
          <w:szCs w:val="21"/>
          <w:highlight w:val="yellow"/>
          <w:shd w:val="clear" w:color="auto" w:fill="FFFFFF"/>
          <w:lang w:val="en-US" w:eastAsia="zh-CN"/>
        </w:rPr>
      </w:pPr>
      <w:ins w:id="802" w:author="傅帅" w:date="2026-07-22T16:09:17Z">
        <w:del w:id="803" w:author="杨东 [2]" w:date="2026-07-29T12:50:43Z">
          <w:r>
            <w:rPr>
              <w:rFonts w:ascii="Tahoma" w:hAnsi="Tahoma" w:cs="Tahoma"/>
              <w:color w:val="000000"/>
              <w:szCs w:val="21"/>
              <w:shd w:val="clear" w:color="auto" w:fill="FFFFFF"/>
              <w:woUserID w:val="5"/>
            </w:rPr>
            <w:delText>例子</w:delText>
          </w:r>
        </w:del>
      </w:ins>
      <w:ins w:id="804" w:author="傅帅" w:date="2026-07-22T16:09:19Z">
        <w:del w:id="805" w:author="杨东 [2]" w:date="2026-07-29T12:50:43Z">
          <w:r>
            <w:rPr>
              <w:rFonts w:ascii="Tahoma" w:hAnsi="Tahoma" w:cs="Tahoma"/>
              <w:color w:val="000000"/>
              <w:szCs w:val="21"/>
              <w:shd w:val="clear" w:color="auto" w:fill="FFFFFF"/>
              <w:woUserID w:val="5"/>
            </w:rPr>
            <w:delText>3</w:delText>
          </w:r>
        </w:del>
      </w:ins>
      <w:ins w:id="806" w:author="傅帅" w:date="2026-07-22T16:09:20Z">
        <w:del w:id="807" w:author="杨东 [2]" w:date="2026-07-29T12:50:43Z">
          <w:r>
            <w:rPr>
              <w:rFonts w:ascii="Tahoma" w:hAnsi="Tahoma" w:cs="Tahoma"/>
              <w:color w:val="000000"/>
              <w:szCs w:val="21"/>
              <w:shd w:val="clear" w:color="auto" w:fill="FFFFFF"/>
              <w:woUserID w:val="5"/>
            </w:rPr>
            <w:delText>：</w:delText>
          </w:r>
        </w:del>
      </w:ins>
      <w:del w:id="808" w:author="杨东 [2]" w:date="2026-07-29T12:50:43Z">
        <w:r>
          <w:rPr>
            <w:rFonts w:ascii="Tahoma" w:hAnsi="Tahoma" w:cs="Tahoma"/>
            <w:color w:val="000000"/>
            <w:szCs w:val="21"/>
            <w:shd w:val="clear" w:color="auto" w:fill="FFFFFF"/>
          </w:rPr>
          <w:delText>CDS_multilabel is multi-label classification (exon/intron/UTR/intergenic region, etc.), and should use multi-label classification metrics such as macro-F1, micro-F1 rather than AUC.</w:delText>
        </w:r>
      </w:del>
      <w:del w:id="809" w:author="杨东 [2]" w:date="2026-07-29T12:50:43Z">
        <w:r>
          <w:rPr>
            <w:rFonts w:ascii="Tahoma" w:hAnsi="Tahoma" w:cs="Tahoma"/>
            <w:color w:val="000000"/>
            <w:szCs w:val="21"/>
          </w:rPr>
          <w:br w:type="textWrapping"/>
        </w:r>
      </w:del>
      <w:ins w:id="810" w:author="傅帅" w:date="2026-07-22T16:09:45Z">
        <w:del w:id="811" w:author="杨东 [2]" w:date="2026-07-29T12:50:43Z">
          <w:r>
            <w:rPr>
              <w:rFonts w:ascii="Tahoma" w:hAnsi="Tahoma" w:cs="Tahoma"/>
              <w:color w:val="000000"/>
              <w:szCs w:val="21"/>
              <w:woUserID w:val="5"/>
            </w:rPr>
            <w:delText>解释</w:delText>
          </w:r>
        </w:del>
      </w:ins>
      <w:ins w:id="812" w:author="傅帅" w:date="2026-07-22T16:09:47Z">
        <w:del w:id="813" w:author="杨东 [2]" w:date="2026-07-29T12:50:43Z">
          <w:r>
            <w:rPr>
              <w:rFonts w:ascii="Tahoma" w:hAnsi="Tahoma" w:cs="Tahoma"/>
              <w:color w:val="000000"/>
              <w:szCs w:val="21"/>
              <w:woUserID w:val="5"/>
            </w:rPr>
            <w:delText>：</w:delText>
          </w:r>
        </w:del>
      </w:ins>
      <w:del w:id="814" w:author="杨东 [2]" w:date="2026-07-29T12:50:43Z">
        <w:r>
          <w:rPr>
            <w:rFonts w:ascii="Tahoma" w:hAnsi="Tahoma" w:cs="Tahoma"/>
            <w:color w:val="000000"/>
            <w:szCs w:val="21"/>
            <w:shd w:val="clear" w:color="auto" w:fill="FFFFFF"/>
          </w:rPr>
          <w:delText xml:space="preserve">The core issue is that the paper does not clearly state training objectives and evaluation metric selection rationale for each task. </w:delText>
        </w:r>
      </w:del>
      <w:del w:id="815" w:author="杨东 [2]" w:date="2026-07-29T12:50:43Z">
        <w:r>
          <w:rPr>
            <w:rFonts w:ascii="Tahoma" w:hAnsi="Tahoma" w:cs="Tahoma"/>
            <w:color w:val="000000"/>
            <w:szCs w:val="21"/>
            <w:highlight w:val="yellow"/>
            <w:shd w:val="clear" w:color="auto" w:fill="FFFFFF"/>
          </w:rPr>
          <w:delText>For each task, the paper should clearly state whether the training objective is classification (cross-entropy loss) or regression (MSE/MAE loss), why AUC was chosen over other metrics, and if it is a regression task, how the binarization threshold was selected.</w:delText>
        </w:r>
      </w:del>
      <w:del w:id="816" w:author="杨东 [2]" w:date="2026-07-29T12:50:43Z">
        <w:r>
          <w:rPr>
            <w:rFonts w:hint="eastAsia" w:ascii="Tahoma" w:hAnsi="Tahoma" w:cs="Tahoma"/>
            <w:color w:val="000000"/>
            <w:szCs w:val="21"/>
            <w:highlight w:val="yellow"/>
            <w:shd w:val="clear" w:color="auto" w:fill="FFFFFF"/>
            <w:lang w:val="en-US" w:eastAsia="zh-CN"/>
          </w:rPr>
          <w:delText xml:space="preserve"> </w:delText>
        </w:r>
      </w:del>
    </w:p>
    <w:p w14:paraId="0184A85F">
      <w:pPr>
        <w:rPr>
          <w:del w:id="817" w:author="杨东 [2]" w:date="2026-07-29T12:50:43Z"/>
          <w:rFonts w:hint="eastAsia" w:ascii="Tahoma" w:hAnsi="Tahoma" w:cs="Tahoma"/>
          <w:color w:val="000000"/>
          <w:szCs w:val="21"/>
          <w:highlight w:val="yellow"/>
          <w:shd w:val="clear" w:color="auto" w:fill="FFFFFF"/>
          <w:lang w:val="en-US" w:eastAsia="zh-CN"/>
        </w:rPr>
      </w:pPr>
    </w:p>
    <w:p w14:paraId="388BC492">
      <w:pPr>
        <w:rPr>
          <w:del w:id="818" w:author="杨东 [2]" w:date="2026-07-29T12:50:43Z"/>
          <w:rFonts w:hint="eastAsia" w:ascii="Tahoma" w:hAnsi="Tahoma" w:cs="Tahoma" w:eastAsiaTheme="minorEastAsia"/>
          <w:color w:val="000000"/>
          <w:szCs w:val="21"/>
          <w:highlight w:val="yellow"/>
          <w:shd w:val="clear" w:color="auto" w:fill="FFFFFF"/>
          <w:lang w:val="en-US" w:eastAsia="zh-CN"/>
        </w:rPr>
      </w:pPr>
      <w:del w:id="819" w:author="杨东 [2]" w:date="2026-07-29T12:50:43Z">
        <w:r>
          <w:rPr>
            <w:rFonts w:hint="eastAsia" w:ascii="Tahoma" w:hAnsi="Tahoma" w:cs="Tahoma"/>
            <w:b/>
            <w:bCs/>
            <w:color w:val="000000"/>
            <w:szCs w:val="21"/>
            <w:highlight w:val="green"/>
            <w:shd w:val="clear" w:color="auto" w:fill="FFFFFF"/>
            <w:lang w:val="en-US" w:eastAsia="zh-CN"/>
          </w:rPr>
          <w:delText>（测评小组---小朱、李茜、贾昕晔）</w:delText>
        </w:r>
      </w:del>
    </w:p>
    <w:p w14:paraId="0BB33786">
      <w:pPr>
        <w:rPr>
          <w:del w:id="820" w:author="杨东 [2]" w:date="2026-07-29T12:50:43Z"/>
          <w:rFonts w:hint="eastAsia" w:ascii="Tahoma" w:hAnsi="Tahoma" w:cs="Tahoma"/>
          <w:color w:val="000000"/>
          <w:szCs w:val="21"/>
          <w:highlight w:val="yellow"/>
          <w:shd w:val="clear" w:color="auto" w:fill="FFFFFF"/>
          <w:lang w:val="en-US" w:eastAsia="zh-CN"/>
        </w:rPr>
      </w:pPr>
      <w:del w:id="821" w:author="杨东 [2]" w:date="2026-07-29T12:50:43Z">
        <w:r>
          <w:rPr>
            <w:rFonts w:hint="eastAsia" w:ascii="Tahoma" w:hAnsi="Tahoma" w:cs="Tahoma"/>
            <w:color w:val="000000"/>
            <w:szCs w:val="21"/>
            <w:highlight w:val="yellow"/>
            <w:shd w:val="clear" w:color="auto" w:fill="FFFFFF"/>
            <w:lang w:val="en-US" w:eastAsia="zh-CN"/>
          </w:rPr>
          <w:delText>需要做：</w:delText>
        </w:r>
      </w:del>
    </w:p>
    <w:p w14:paraId="167705A8">
      <w:pPr>
        <w:rPr>
          <w:del w:id="822" w:author="杨东 [2]" w:date="2026-07-29T12:50:43Z"/>
          <w:rFonts w:hint="default" w:ascii="Tahoma" w:hAnsi="Tahoma" w:cs="Tahoma"/>
          <w:color w:val="000000"/>
          <w:szCs w:val="21"/>
          <w:highlight w:val="none"/>
          <w:shd w:val="clear" w:color="auto" w:fill="FFFFFF"/>
          <w:lang w:val="en-US" w:eastAsia="zh-CN"/>
        </w:rPr>
      </w:pPr>
      <w:del w:id="823" w:author="杨东 [2]" w:date="2026-07-29T12:50:43Z">
        <w:r>
          <w:rPr>
            <w:rFonts w:hint="eastAsia" w:ascii="Tahoma" w:hAnsi="Tahoma" w:cs="Tahoma"/>
            <w:color w:val="000000"/>
            <w:szCs w:val="21"/>
            <w:highlight w:val="none"/>
            <w:shd w:val="clear" w:color="auto" w:fill="FFFFFF"/>
            <w:lang w:val="en-US" w:eastAsia="zh-CN"/>
          </w:rPr>
          <w:delText>1.分类和回归，对比指标的选择---方法再详细解释，或者补充分析</w:delText>
        </w:r>
      </w:del>
    </w:p>
    <w:p w14:paraId="346C4BB7">
      <w:pPr>
        <w:rPr>
          <w:del w:id="824" w:author="杨东 [2]" w:date="2026-07-29T12:50:43Z"/>
          <w:rFonts w:hint="eastAsia" w:ascii="Tahoma" w:hAnsi="Tahoma" w:cs="Tahoma"/>
          <w:color w:val="000000"/>
          <w:szCs w:val="21"/>
          <w:highlight w:val="none"/>
          <w:shd w:val="clear" w:color="auto" w:fill="FFFFFF"/>
          <w:lang w:val="en-US" w:eastAsia="zh-CN"/>
        </w:rPr>
      </w:pPr>
      <w:del w:id="825" w:author="杨东 [2]" w:date="2026-07-29T12:50:43Z">
        <w:r>
          <w:rPr>
            <w:rFonts w:hint="eastAsia" w:ascii="Tahoma" w:hAnsi="Tahoma" w:cs="Tahoma"/>
            <w:color w:val="000000"/>
            <w:szCs w:val="21"/>
            <w:highlight w:val="none"/>
            <w:shd w:val="clear" w:color="auto" w:fill="FFFFFF"/>
            <w:lang w:val="en-US" w:eastAsia="zh-CN"/>
          </w:rPr>
          <w:delText>2.做一下多物种的测评（寻找已发表测评集），结果放在附件</w:delText>
        </w:r>
      </w:del>
    </w:p>
    <w:p w14:paraId="1DBDCFBD">
      <w:pPr>
        <w:rPr>
          <w:del w:id="826" w:author="杨东 [2]" w:date="2026-07-29T12:50:43Z"/>
          <w:rFonts w:hint="eastAsia" w:ascii="Tahoma" w:hAnsi="Tahoma" w:cs="Tahoma"/>
          <w:color w:val="000000"/>
          <w:szCs w:val="21"/>
          <w:highlight w:val="none"/>
          <w:shd w:val="clear" w:color="auto" w:fill="FFFFFF"/>
          <w:lang w:val="en-US" w:eastAsia="zh-CN"/>
        </w:rPr>
      </w:pPr>
      <w:del w:id="827" w:author="杨东 [2]" w:date="2026-07-29T12:50:43Z">
        <w:r>
          <w:rPr>
            <w:rFonts w:hint="eastAsia" w:ascii="Tahoma" w:hAnsi="Tahoma" w:cs="Tahoma"/>
            <w:color w:val="000000"/>
            <w:szCs w:val="21"/>
            <w:highlight w:val="none"/>
            <w:shd w:val="clear" w:color="auto" w:fill="FFFFFF"/>
            <w:lang w:val="en-US" w:eastAsia="zh-CN"/>
          </w:rPr>
          <w:delText>3.</w:delText>
        </w:r>
      </w:del>
      <w:del w:id="828" w:author="杨东 [2]" w:date="2026-07-29T12:50:43Z">
        <w:r>
          <w:rPr>
            <w:rFonts w:ascii="Tahoma" w:hAnsi="Tahoma" w:cs="Tahoma"/>
            <w:color w:val="000000"/>
            <w:szCs w:val="21"/>
            <w:highlight w:val="none"/>
            <w:shd w:val="clear" w:color="auto" w:fill="FFFFFF"/>
          </w:rPr>
          <w:delText>Nucleotide Transformer, HyenaDNA, Enformer, and Basenji</w:delText>
        </w:r>
      </w:del>
      <w:del w:id="829" w:author="杨东 [2]" w:date="2026-07-29T12:50:43Z">
        <w:r>
          <w:rPr>
            <w:rFonts w:hint="eastAsia" w:ascii="Tahoma" w:hAnsi="Tahoma" w:cs="Tahoma"/>
            <w:color w:val="000000"/>
            <w:szCs w:val="21"/>
            <w:highlight w:val="none"/>
            <w:shd w:val="clear" w:color="auto" w:fill="FFFFFF"/>
            <w:lang w:val="en-US" w:eastAsia="zh-CN"/>
          </w:rPr>
          <w:delText xml:space="preserve"> 、</w:delText>
        </w:r>
      </w:del>
      <w:del w:id="830" w:author="杨东 [2]" w:date="2026-07-29T12:50:43Z">
        <w:r>
          <w:rPr>
            <w:rFonts w:ascii="Tahoma" w:hAnsi="Tahoma" w:cs="Tahoma"/>
            <w:color w:val="000000"/>
            <w:szCs w:val="21"/>
            <w:highlight w:val="none"/>
            <w:shd w:val="clear" w:color="auto" w:fill="FFFFFF"/>
          </w:rPr>
          <w:delText>Evo2, NTv3</w:delText>
        </w:r>
      </w:del>
      <w:del w:id="831" w:author="杨东 [2]" w:date="2026-07-29T12:50:43Z">
        <w:r>
          <w:rPr>
            <w:rFonts w:hint="eastAsia" w:ascii="Tahoma" w:hAnsi="Tahoma" w:cs="Tahoma"/>
            <w:color w:val="000000"/>
            <w:szCs w:val="21"/>
            <w:highlight w:val="none"/>
            <w:shd w:val="clear" w:color="auto" w:fill="FFFFFF"/>
            <w:lang w:val="en-US" w:eastAsia="zh-CN"/>
          </w:rPr>
          <w:delText>（补充分析？）</w:delText>
        </w:r>
      </w:del>
    </w:p>
    <w:p w14:paraId="45A026F4">
      <w:pPr>
        <w:rPr>
          <w:del w:id="832" w:author="杨东 [2]" w:date="2026-07-29T12:50:43Z"/>
          <w:rFonts w:hint="eastAsia" w:ascii="Tahoma" w:hAnsi="Tahoma" w:cs="Tahoma"/>
          <w:color w:val="000000"/>
          <w:szCs w:val="21"/>
          <w:highlight w:val="none"/>
          <w:shd w:val="clear" w:color="auto" w:fill="FFFFFF"/>
          <w:lang w:val="en-US" w:eastAsia="zh-CN"/>
        </w:rPr>
      </w:pPr>
      <w:del w:id="833" w:author="杨东 [2]" w:date="2026-07-29T12:50:43Z">
        <w:r>
          <w:rPr>
            <w:rFonts w:hint="eastAsia" w:ascii="Tahoma" w:hAnsi="Tahoma" w:cs="Tahoma"/>
            <w:color w:val="000000"/>
            <w:szCs w:val="21"/>
            <w:highlight w:val="none"/>
            <w:shd w:val="clear" w:color="auto" w:fill="FFFFFF"/>
            <w:lang w:val="en-US" w:eastAsia="zh-CN"/>
          </w:rPr>
          <w:delText>排除掉无植物模型，选择参数量接近？或这个模型最大参数的模型</w:delText>
        </w:r>
      </w:del>
    </w:p>
    <w:p w14:paraId="23FD6BD5">
      <w:pPr>
        <w:rPr>
          <w:del w:id="834" w:author="杨东 [2]" w:date="2026-07-29T12:50:43Z"/>
          <w:rFonts w:hint="default" w:ascii="Tahoma" w:hAnsi="Tahoma" w:cs="Tahoma"/>
          <w:color w:val="000000"/>
          <w:szCs w:val="21"/>
          <w:highlight w:val="none"/>
          <w:shd w:val="clear" w:color="auto" w:fill="FFFFFF"/>
          <w:lang w:val="en-US" w:eastAsia="zh-CN"/>
        </w:rPr>
      </w:pPr>
      <w:del w:id="835" w:author="杨东 [2]" w:date="2026-07-29T12:50:43Z">
        <w:r>
          <w:rPr>
            <w:rFonts w:hint="eastAsia" w:ascii="Tahoma" w:hAnsi="Tahoma" w:cs="Tahoma"/>
            <w:color w:val="000000"/>
            <w:szCs w:val="21"/>
            <w:highlight w:val="none"/>
            <w:shd w:val="clear" w:color="auto" w:fill="FFFFFF"/>
            <w:lang w:val="en-US" w:eastAsia="zh-CN"/>
          </w:rPr>
          <w:delText>4. 问题拆分，单独回复；</w:delText>
        </w:r>
      </w:del>
    </w:p>
    <w:p w14:paraId="1E5338B0">
      <w:pPr>
        <w:rPr>
          <w:ins w:id="836" w:author="朱燊鋆" w:date="2026-07-21T15:32:03Z"/>
          <w:del w:id="837" w:author="杨东 [2]" w:date="2026-07-29T12:50:43Z"/>
          <w:rFonts w:ascii="Tahoma" w:hAnsi="Tahoma" w:cs="Tahoma"/>
          <w:color w:val="000000"/>
          <w:szCs w:val="21"/>
          <w:highlight w:val="yellow"/>
        </w:rPr>
      </w:pPr>
    </w:p>
    <w:p w14:paraId="09664979">
      <w:pPr>
        <w:rPr>
          <w:ins w:id="838" w:author="朱燊鋆" w:date="2026-07-21T10:55:21Z"/>
          <w:del w:id="839" w:author="杨东 [2]" w:date="2026-07-29T12:50:43Z"/>
          <w:rFonts w:hint="default" w:ascii="Tahoma" w:hAnsi="Tahoma" w:cs="Tahoma"/>
          <w:color w:val="000000"/>
          <w:szCs w:val="21"/>
          <w:highlight w:val="none"/>
          <w:rPrChange w:id="840" w:author="朱燊鋆" w:date="2026-07-22T17:04:42Z">
            <w:rPr>
              <w:ins w:id="841" w:author="朱燊鋆" w:date="2026-07-21T10:55:21Z"/>
              <w:del w:id="842" w:author="杨东 [2]" w:date="2026-07-29T12:50:43Z"/>
              <w:rFonts w:hint="default" w:ascii="Tahoma" w:hAnsi="Tahoma" w:cs="Tahoma"/>
              <w:color w:val="000000"/>
              <w:szCs w:val="21"/>
              <w:highlight w:val="yellow"/>
              <w:woUserID w:val="7"/>
            </w:rPr>
          </w:rPrChange>
          <w:woUserID w:val="7"/>
        </w:rPr>
      </w:pPr>
      <w:ins w:id="843" w:author="朱燊鋆" w:date="2026-07-21T15:35:45Z">
        <w:del w:id="844" w:author="杨东 [2]" w:date="2026-07-29T12:50:43Z">
          <w:r>
            <w:rPr>
              <w:rFonts w:ascii="Tahoma" w:hAnsi="Tahoma" w:cs="Tahoma"/>
              <w:color w:val="000000"/>
              <w:szCs w:val="21"/>
              <w:highlight w:val="none"/>
              <w:rPrChange w:id="845" w:author="朱燊鋆" w:date="2026-07-22T17:04:42Z">
                <w:rPr>
                  <w:rFonts w:ascii="Tahoma" w:hAnsi="Tahoma" w:cs="Tahoma"/>
                  <w:color w:val="000000"/>
                  <w:szCs w:val="21"/>
                  <w:highlight w:val="yellow"/>
                  <w:woUserID w:val="7"/>
                </w:rPr>
              </w:rPrChange>
              <w:woUserID w:val="7"/>
            </w:rPr>
            <w:delText>Thank you for your valuable comments and suggestions. We have revised the manuscript to make the descriptions more precise and consistent, and have added further clarifications where the original presentation was not sufficiently clear. Below, we respond to several of the specific concerns you raised.</w:delText>
          </w:r>
        </w:del>
      </w:ins>
    </w:p>
    <w:p w14:paraId="31305745">
      <w:pPr>
        <w:numPr>
          <w:ilvl w:val="0"/>
          <w:numId w:val="1"/>
          <w:ins w:id="849" w:author="朱燊鋆" w:date="2026-07-21T15:21:25Z"/>
        </w:numPr>
        <w:rPr>
          <w:ins w:id="850" w:author="朱燊鋆" w:date="2026-07-23T10:45:39Z"/>
          <w:del w:id="851" w:author="杨东 [2]" w:date="2026-07-29T12:50:43Z"/>
          <w:rFonts w:hint="default" w:ascii="Tahoma" w:hAnsi="Tahoma" w:cs="Tahoma"/>
          <w:color w:val="000000"/>
          <w:szCs w:val="21"/>
          <w:highlight w:val="none"/>
          <w:woUserID w:val="7"/>
        </w:rPr>
        <w:pPrChange w:id="848" w:author="朱燊鋆" w:date="2026-07-21T15:21:25Z">
          <w:pPr/>
        </w:pPrChange>
      </w:pPr>
      <w:ins w:id="852" w:author="朱燊鋆" w:date="2026-07-21T14:31:33Z">
        <w:del w:id="853" w:author="杨东 [2]" w:date="2026-07-29T12:50:43Z">
          <w:r>
            <w:rPr>
              <w:rFonts w:hint="default" w:ascii="Tahoma" w:hAnsi="Tahoma" w:cs="Tahoma"/>
              <w:color w:val="000000"/>
              <w:szCs w:val="21"/>
              <w:highlight w:val="none"/>
              <w:rPrChange w:id="854" w:author="朱燊鋆" w:date="2026-07-21T14:37:42Z">
                <w:rPr>
                  <w:rFonts w:hint="default" w:ascii="Tahoma" w:hAnsi="Tahoma" w:cs="Tahoma"/>
                  <w:color w:val="000000"/>
                  <w:szCs w:val="21"/>
                  <w:highlight w:val="yellow"/>
                  <w:woUserID w:val="7"/>
                </w:rPr>
              </w:rPrChange>
              <w:woUserID w:val="7"/>
            </w:rPr>
            <w:delText xml:space="preserve">We would like to clarify that there is no mismatch between the </w:delText>
          </w:r>
        </w:del>
      </w:ins>
      <w:ins w:id="857" w:author="朱燊鋆" w:date="2026-07-21T14:32:41Z">
        <w:del w:id="858" w:author="杨东 [2]" w:date="2026-07-29T12:50:43Z">
          <w:r>
            <w:rPr>
              <w:rFonts w:hint="default" w:ascii="Tahoma" w:hAnsi="Tahoma" w:cs="Tahoma"/>
              <w:color w:val="000000"/>
              <w:szCs w:val="21"/>
              <w:highlight w:val="none"/>
              <w:rPrChange w:id="859" w:author="朱燊鋆" w:date="2026-07-21T14:37:42Z">
                <w:rPr>
                  <w:rFonts w:hint="default" w:ascii="Tahoma" w:hAnsi="Tahoma" w:cs="Tahoma"/>
                  <w:color w:val="000000"/>
                  <w:szCs w:val="21"/>
                  <w:highlight w:val="yellow"/>
                  <w:woUserID w:val="7"/>
                </w:rPr>
              </w:rPrChange>
              <w:woUserID w:val="7"/>
            </w:rPr>
            <w:delText>ben</w:delText>
          </w:r>
        </w:del>
      </w:ins>
      <w:ins w:id="862" w:author="朱燊鋆" w:date="2026-07-21T14:32:43Z">
        <w:del w:id="863" w:author="杨东 [2]" w:date="2026-07-29T12:50:43Z">
          <w:r>
            <w:rPr>
              <w:rFonts w:hint="default" w:ascii="Tahoma" w:hAnsi="Tahoma" w:cs="Tahoma"/>
              <w:color w:val="000000"/>
              <w:szCs w:val="21"/>
              <w:highlight w:val="none"/>
              <w:rPrChange w:id="864" w:author="朱燊鋆" w:date="2026-07-21T14:37:42Z">
                <w:rPr>
                  <w:rFonts w:hint="default" w:ascii="Tahoma" w:hAnsi="Tahoma" w:cs="Tahoma"/>
                  <w:color w:val="000000"/>
                  <w:szCs w:val="21"/>
                  <w:highlight w:val="yellow"/>
                  <w:woUserID w:val="7"/>
                </w:rPr>
              </w:rPrChange>
              <w:woUserID w:val="7"/>
            </w:rPr>
            <w:delText>ch</w:delText>
          </w:r>
        </w:del>
      </w:ins>
      <w:ins w:id="867" w:author="朱燊鋆" w:date="2026-07-21T14:32:44Z">
        <w:del w:id="868" w:author="杨东 [2]" w:date="2026-07-29T12:50:43Z">
          <w:r>
            <w:rPr>
              <w:rFonts w:hint="default" w:ascii="Tahoma" w:hAnsi="Tahoma" w:cs="Tahoma"/>
              <w:color w:val="000000"/>
              <w:szCs w:val="21"/>
              <w:highlight w:val="none"/>
              <w:rPrChange w:id="869" w:author="朱燊鋆" w:date="2026-07-21T14:37:42Z">
                <w:rPr>
                  <w:rFonts w:hint="default" w:ascii="Tahoma" w:hAnsi="Tahoma" w:cs="Tahoma"/>
                  <w:color w:val="000000"/>
                  <w:szCs w:val="21"/>
                  <w:highlight w:val="yellow"/>
                  <w:woUserID w:val="7"/>
                </w:rPr>
              </w:rPrChange>
              <w:woUserID w:val="7"/>
            </w:rPr>
            <w:delText xml:space="preserve">mark </w:delText>
          </w:r>
        </w:del>
      </w:ins>
      <w:ins w:id="872" w:author="朱燊鋆" w:date="2026-07-21T14:32:46Z">
        <w:del w:id="873" w:author="杨东 [2]" w:date="2026-07-29T12:50:43Z">
          <w:r>
            <w:rPr>
              <w:rFonts w:hint="default" w:ascii="Tahoma" w:hAnsi="Tahoma" w:cs="Tahoma"/>
              <w:color w:val="000000"/>
              <w:szCs w:val="21"/>
              <w:highlight w:val="none"/>
              <w:rPrChange w:id="874" w:author="朱燊鋆" w:date="2026-07-21T14:37:42Z">
                <w:rPr>
                  <w:rFonts w:hint="default" w:ascii="Tahoma" w:hAnsi="Tahoma" w:cs="Tahoma"/>
                  <w:color w:val="000000"/>
                  <w:szCs w:val="21"/>
                  <w:highlight w:val="yellow"/>
                  <w:woUserID w:val="7"/>
                </w:rPr>
              </w:rPrChange>
              <w:woUserID w:val="7"/>
            </w:rPr>
            <w:delText>t</w:delText>
          </w:r>
        </w:del>
      </w:ins>
      <w:ins w:id="877" w:author="朱燊鋆" w:date="2026-07-21T14:32:47Z">
        <w:del w:id="878" w:author="杨东 [2]" w:date="2026-07-29T12:50:43Z">
          <w:r>
            <w:rPr>
              <w:rFonts w:hint="default" w:ascii="Tahoma" w:hAnsi="Tahoma" w:cs="Tahoma"/>
              <w:color w:val="000000"/>
              <w:szCs w:val="21"/>
              <w:highlight w:val="none"/>
              <w:rPrChange w:id="879" w:author="朱燊鋆" w:date="2026-07-21T14:37:42Z">
                <w:rPr>
                  <w:rFonts w:hint="default" w:ascii="Tahoma" w:hAnsi="Tahoma" w:cs="Tahoma"/>
                  <w:color w:val="000000"/>
                  <w:szCs w:val="21"/>
                  <w:highlight w:val="yellow"/>
                  <w:woUserID w:val="7"/>
                </w:rPr>
              </w:rPrChange>
              <w:woUserID w:val="7"/>
            </w:rPr>
            <w:delText>as</w:delText>
          </w:r>
        </w:del>
      </w:ins>
      <w:ins w:id="882" w:author="朱燊鋆" w:date="2026-07-21T14:32:49Z">
        <w:del w:id="883" w:author="杨东 [2]" w:date="2026-07-29T12:50:43Z">
          <w:r>
            <w:rPr>
              <w:rFonts w:hint="default" w:ascii="Tahoma" w:hAnsi="Tahoma" w:cs="Tahoma"/>
              <w:color w:val="000000"/>
              <w:szCs w:val="21"/>
              <w:highlight w:val="none"/>
              <w:rPrChange w:id="884" w:author="朱燊鋆" w:date="2026-07-21T14:37:42Z">
                <w:rPr>
                  <w:rFonts w:hint="default" w:ascii="Tahoma" w:hAnsi="Tahoma" w:cs="Tahoma"/>
                  <w:color w:val="000000"/>
                  <w:szCs w:val="21"/>
                  <w:highlight w:val="yellow"/>
                  <w:woUserID w:val="7"/>
                </w:rPr>
              </w:rPrChange>
              <w:woUserID w:val="7"/>
            </w:rPr>
            <w:delText>ks</w:delText>
          </w:r>
        </w:del>
      </w:ins>
      <w:ins w:id="887" w:author="朱燊鋆" w:date="2026-07-21T14:31:33Z">
        <w:del w:id="888" w:author="杨东 [2]" w:date="2026-07-29T12:50:43Z">
          <w:r>
            <w:rPr>
              <w:rFonts w:hint="default" w:ascii="Tahoma" w:hAnsi="Tahoma" w:cs="Tahoma"/>
              <w:color w:val="000000"/>
              <w:szCs w:val="21"/>
              <w:highlight w:val="none"/>
              <w:rPrChange w:id="889" w:author="朱燊鋆" w:date="2026-07-21T14:37:42Z">
                <w:rPr>
                  <w:rFonts w:hint="default" w:ascii="Tahoma" w:hAnsi="Tahoma" w:cs="Tahoma"/>
                  <w:color w:val="000000"/>
                  <w:szCs w:val="21"/>
                  <w:highlight w:val="yellow"/>
                  <w:woUserID w:val="7"/>
                </w:rPr>
              </w:rPrChange>
              <w:woUserID w:val="7"/>
            </w:rPr>
            <w:delText xml:space="preserve"> and the evaluation </w:delText>
          </w:r>
        </w:del>
      </w:ins>
      <w:ins w:id="892" w:author="朱燊鋆" w:date="2026-07-21T14:36:44Z">
        <w:del w:id="893" w:author="杨东 [2]" w:date="2026-07-29T12:50:43Z">
          <w:r>
            <w:rPr>
              <w:rFonts w:ascii="Tahoma" w:hAnsi="Tahoma" w:cs="Tahoma" w:eastAsiaTheme="minorEastAsia"/>
              <w:color w:val="000000"/>
              <w:sz w:val="21"/>
              <w:szCs w:val="21"/>
              <w:highlight w:val="none"/>
              <w:rPrChange w:id="894" w:author="朱燊鋆" w:date="2026-07-21T14:37:42Z">
                <w:rPr>
                  <w:rFonts w:ascii="宋体" w:hAnsi="宋体" w:eastAsia="宋体" w:cs="宋体"/>
                  <w:sz w:val="24"/>
                  <w:szCs w:val="24"/>
                  <w:woUserID w:val="7"/>
                </w:rPr>
              </w:rPrChange>
              <w:woUserID w:val="7"/>
            </w:rPr>
            <w:delText>metrics</w:delText>
          </w:r>
        </w:del>
      </w:ins>
      <w:ins w:id="897" w:author="朱燊鋆" w:date="2026-07-21T14:31:33Z">
        <w:del w:id="898" w:author="杨东 [2]" w:date="2026-07-29T12:50:43Z">
          <w:r>
            <w:rPr>
              <w:rFonts w:hint="default" w:ascii="Tahoma" w:hAnsi="Tahoma" w:cs="Tahoma"/>
              <w:color w:val="000000"/>
              <w:szCs w:val="21"/>
              <w:highlight w:val="none"/>
              <w:rPrChange w:id="899" w:author="朱燊鋆" w:date="2026-07-21T14:37:42Z">
                <w:rPr>
                  <w:rFonts w:hint="default" w:ascii="Tahoma" w:hAnsi="Tahoma" w:cs="Tahoma"/>
                  <w:color w:val="000000"/>
                  <w:szCs w:val="21"/>
                  <w:highlight w:val="yellow"/>
                  <w:woUserID w:val="7"/>
                </w:rPr>
              </w:rPrChange>
              <w:woUserID w:val="7"/>
            </w:rPr>
            <w:delText xml:space="preserve">. </w:delText>
          </w:r>
        </w:del>
      </w:ins>
      <w:ins w:id="902" w:author="朱燊鋆" w:date="2026-07-21T14:37:18Z">
        <w:del w:id="903" w:author="杨东 [2]" w:date="2026-07-29T12:50:43Z">
          <w:r>
            <w:rPr>
              <w:rFonts w:ascii="Tahoma" w:hAnsi="Tahoma" w:cs="Tahoma" w:eastAsiaTheme="minorEastAsia"/>
              <w:color w:val="000000"/>
              <w:sz w:val="21"/>
              <w:szCs w:val="21"/>
              <w:highlight w:val="none"/>
              <w:rPrChange w:id="904" w:author="朱燊鋆" w:date="2026-07-21T14:37:42Z">
                <w:rPr>
                  <w:rFonts w:ascii="宋体" w:hAnsi="宋体" w:eastAsia="宋体" w:cs="宋体"/>
                  <w:sz w:val="24"/>
                  <w:szCs w:val="24"/>
                  <w:woUserID w:val="7"/>
                </w:rPr>
              </w:rPrChange>
              <w:woUserID w:val="7"/>
            </w:rPr>
            <w:delText xml:space="preserve">AUC was used only for classification tasks, whereas regression tasks were evaluated using appropriate regression metrics. </w:delText>
          </w:r>
        </w:del>
      </w:ins>
      <w:ins w:id="907" w:author="朱燊鋆" w:date="2026-07-21T14:38:56Z">
        <w:del w:id="908" w:author="杨东 [2]" w:date="2026-07-29T12:50:43Z">
          <w:r>
            <w:rPr>
              <w:rFonts w:ascii="Tahoma" w:hAnsi="Tahoma" w:cs="Tahoma" w:eastAsiaTheme="minorEastAsia"/>
              <w:color w:val="000000"/>
              <w:sz w:val="21"/>
              <w:szCs w:val="21"/>
              <w:highlight w:val="none"/>
              <w:rPrChange w:id="909" w:author="朱燊鋆" w:date="2026-07-21T14:39:05Z">
                <w:rPr>
                  <w:rFonts w:ascii="宋体" w:hAnsi="宋体" w:eastAsia="宋体" w:cs="宋体"/>
                  <w:sz w:val="24"/>
                  <w:szCs w:val="24"/>
                  <w:woUserID w:val="7"/>
                </w:rPr>
              </w:rPrChange>
              <w:woUserID w:val="7"/>
            </w:rPr>
            <w:delText>To avoid misunderstanding, we have added clearer descriptions of the task types and corresponding evaluation metrics in the no</w:delText>
          </w:r>
        </w:del>
      </w:ins>
      <w:ins w:id="912" w:author="朱燊鋆" w:date="2026-07-21T14:38:56Z">
        <w:del w:id="913" w:author="杨东 [2]" w:date="2026-07-29T12:50:43Z">
          <w:r>
            <w:rPr>
              <w:rFonts w:ascii="Tahoma" w:hAnsi="Tahoma" w:cs="Tahoma" w:eastAsiaTheme="minorEastAsia"/>
              <w:color w:val="000000"/>
              <w:sz w:val="21"/>
              <w:szCs w:val="21"/>
              <w:highlight w:val="none"/>
              <w:rPrChange w:id="914" w:author="朱燊鋆" w:date="2026-07-21T15:28:09Z">
                <w:rPr>
                  <w:rFonts w:ascii="宋体" w:hAnsi="宋体" w:eastAsia="宋体" w:cs="宋体"/>
                  <w:sz w:val="24"/>
                  <w:szCs w:val="24"/>
                  <w:woUserID w:val="7"/>
                </w:rPr>
              </w:rPrChange>
              <w:woUserID w:val="7"/>
            </w:rPr>
            <w:delText>tes for Table 2</w:delText>
          </w:r>
        </w:del>
      </w:ins>
      <w:ins w:id="917" w:author="朱燊鋆" w:date="2026-07-21T14:31:33Z">
        <w:del w:id="918" w:author="杨东 [2]" w:date="2026-07-29T12:50:43Z">
          <w:r>
            <w:rPr>
              <w:rFonts w:hint="default" w:ascii="Tahoma" w:hAnsi="Tahoma" w:cs="Tahoma"/>
              <w:color w:val="000000"/>
              <w:szCs w:val="21"/>
              <w:highlight w:val="none"/>
              <w:rPrChange w:id="919" w:author="朱燊鋆" w:date="2026-07-21T14:37:42Z">
                <w:rPr>
                  <w:rFonts w:hint="default" w:ascii="Tahoma" w:hAnsi="Tahoma" w:cs="Tahoma"/>
                  <w:color w:val="000000"/>
                  <w:szCs w:val="21"/>
                  <w:highlight w:val="yellow"/>
                  <w:woUserID w:val="7"/>
                </w:rPr>
              </w:rPrChange>
              <w:woUserID w:val="7"/>
            </w:rPr>
            <w:delText>.</w:delText>
          </w:r>
        </w:del>
      </w:ins>
      <w:ins w:id="922" w:author="朱燊鋆" w:date="2026-07-21T15:29:36Z">
        <w:del w:id="923" w:author="杨东 [2]" w:date="2026-07-29T12:50:43Z">
          <w:r>
            <w:rPr>
              <w:rFonts w:hint="default" w:ascii="Tahoma" w:hAnsi="Tahoma" w:cs="Tahoma"/>
              <w:color w:val="000000"/>
              <w:szCs w:val="21"/>
              <w:highlight w:val="none"/>
              <w:woUserID w:val="7"/>
            </w:rPr>
            <w:delText xml:space="preserve"> </w:delText>
          </w:r>
        </w:del>
      </w:ins>
      <w:ins w:id="924" w:author="朱燊鋆" w:date="2026-07-21T15:29:02Z">
        <w:del w:id="925" w:author="杨东 [2]" w:date="2026-07-29T12:50:43Z">
          <w:r>
            <w:rPr>
              <w:rFonts w:hint="default" w:ascii="Tahoma" w:hAnsi="Tahoma" w:cs="Tahoma"/>
              <w:color w:val="000000"/>
              <w:szCs w:val="21"/>
              <w:highlight w:val="none"/>
              <w:woUserID w:val="7"/>
            </w:rPr>
            <w:delText>(</w:delText>
          </w:r>
        </w:del>
      </w:ins>
      <w:ins w:id="926" w:author="朱燊鋆" w:date="2026-07-21T15:28:03Z">
        <w:del w:id="927" w:author="杨东 [2]" w:date="2026-07-29T12:50:43Z">
          <w:r>
            <w:rPr>
              <w:rFonts w:ascii="Tahoma" w:hAnsi="Tahoma" w:cs="Tahoma" w:eastAsiaTheme="minorEastAsia"/>
              <w:i/>
              <w:iCs/>
              <w:color w:val="000000"/>
              <w:kern w:val="2"/>
              <w:sz w:val="21"/>
              <w:szCs w:val="21"/>
              <w:highlight w:val="none"/>
              <w:lang w:bidi="ar"/>
              <w:rPrChange w:id="928" w:author="朱燊鋆" w:date="2026-07-21T15:28:23Z">
                <w:rPr>
                  <w:rFonts w:ascii="Times New Roman" w:hAnsi="Times New Roman" w:eastAsia="等线" w:cs="Times New Roman"/>
                  <w:i/>
                  <w:iCs/>
                  <w:color w:val="1F1F1F"/>
                  <w:kern w:val="2"/>
                  <w:sz w:val="24"/>
                  <w:szCs w:val="24"/>
                  <w:highlight w:val="none"/>
                  <w:lang w:bidi="ar"/>
                  <w:woUserID w:val="7"/>
                </w:rPr>
              </w:rPrChange>
              <w:woUserID w:val="7"/>
            </w:rPr>
            <w:delText>Enhancer_strength</w:delText>
          </w:r>
        </w:del>
      </w:ins>
      <w:ins w:id="931" w:author="朱燊鋆" w:date="2026-07-21T15:28:03Z">
        <w:del w:id="932" w:author="杨东 [2]" w:date="2026-07-29T12:50:43Z">
          <w:r>
            <w:rPr>
              <w:rFonts w:ascii="Tahoma" w:hAnsi="Tahoma" w:cs="Tahoma" w:eastAsiaTheme="minorEastAsia"/>
              <w:color w:val="000000"/>
              <w:kern w:val="2"/>
              <w:sz w:val="21"/>
              <w:szCs w:val="21"/>
              <w:highlight w:val="none"/>
              <w:lang w:bidi="ar"/>
              <w:rPrChange w:id="933" w:author="朱燊鋆" w:date="2026-07-21T15:28:09Z">
                <w:rPr>
                  <w:rFonts w:ascii="Times New Roman" w:hAnsi="Times New Roman" w:eastAsia="等线" w:cs="Times New Roman"/>
                  <w:color w:val="1F1F1F"/>
                  <w:kern w:val="2"/>
                  <w:sz w:val="24"/>
                  <w:szCs w:val="24"/>
                  <w:highlight w:val="none"/>
                  <w:lang w:bidi="ar"/>
                  <w:woUserID w:val="7"/>
                </w:rPr>
              </w:rPrChange>
              <w:woUserID w:val="7"/>
            </w:rPr>
            <w:delText xml:space="preserve">, </w:delText>
          </w:r>
        </w:del>
      </w:ins>
      <w:ins w:id="936" w:author="朱燊鋆" w:date="2026-07-21T15:28:03Z">
        <w:del w:id="937" w:author="杨东 [2]" w:date="2026-07-29T12:50:43Z">
          <w:r>
            <w:rPr>
              <w:rFonts w:ascii="Tahoma" w:hAnsi="Tahoma" w:cs="Tahoma" w:eastAsiaTheme="minorEastAsia"/>
              <w:i/>
              <w:iCs/>
              <w:color w:val="000000"/>
              <w:kern w:val="2"/>
              <w:sz w:val="21"/>
              <w:szCs w:val="21"/>
              <w:highlight w:val="none"/>
              <w:lang w:bidi="ar"/>
              <w:rPrChange w:id="938" w:author="朱燊鋆" w:date="2026-07-21T15:28:27Z">
                <w:rPr>
                  <w:rFonts w:ascii="Times New Roman" w:hAnsi="Times New Roman" w:eastAsia="等线" w:cs="Times New Roman"/>
                  <w:i/>
                  <w:iCs/>
                  <w:color w:val="1F1F1F"/>
                  <w:kern w:val="2"/>
                  <w:sz w:val="24"/>
                  <w:szCs w:val="24"/>
                  <w:highlight w:val="none"/>
                  <w:lang w:bidi="ar"/>
                  <w:woUserID w:val="7"/>
                </w:rPr>
              </w:rPrChange>
              <w:woUserID w:val="7"/>
            </w:rPr>
            <w:delText>bulk_single_base_Callus</w:delText>
          </w:r>
        </w:del>
      </w:ins>
      <w:ins w:id="941" w:author="朱燊鋆" w:date="2026-07-21T15:28:03Z">
        <w:del w:id="942" w:author="杨东 [2]" w:date="2026-07-29T12:50:43Z">
          <w:r>
            <w:rPr>
              <w:rFonts w:ascii="Tahoma" w:hAnsi="Tahoma" w:cs="Tahoma" w:eastAsiaTheme="minorEastAsia"/>
              <w:color w:val="000000"/>
              <w:kern w:val="2"/>
              <w:sz w:val="21"/>
              <w:szCs w:val="21"/>
              <w:highlight w:val="none"/>
              <w:lang w:bidi="ar"/>
              <w:rPrChange w:id="943" w:author="朱燊鋆" w:date="2026-07-21T15:28:09Z">
                <w:rPr>
                  <w:rFonts w:ascii="Times New Roman" w:hAnsi="Times New Roman" w:eastAsia="等线" w:cs="Times New Roman"/>
                  <w:color w:val="1F1F1F"/>
                  <w:kern w:val="2"/>
                  <w:sz w:val="24"/>
                  <w:szCs w:val="24"/>
                  <w:highlight w:val="none"/>
                  <w:lang w:bidi="ar"/>
                  <w:woUserID w:val="7"/>
                </w:rPr>
              </w:rPrChange>
              <w:woUserID w:val="7"/>
            </w:rPr>
            <w:delText xml:space="preserve">, and </w:delText>
          </w:r>
        </w:del>
      </w:ins>
      <w:ins w:id="946" w:author="朱燊鋆" w:date="2026-07-21T15:28:03Z">
        <w:del w:id="947" w:author="杨东 [2]" w:date="2026-07-29T12:50:43Z">
          <w:r>
            <w:rPr>
              <w:rFonts w:ascii="Tahoma" w:hAnsi="Tahoma" w:cs="Tahoma" w:eastAsiaTheme="minorEastAsia"/>
              <w:i/>
              <w:iCs/>
              <w:color w:val="000000"/>
              <w:kern w:val="2"/>
              <w:sz w:val="21"/>
              <w:szCs w:val="21"/>
              <w:highlight w:val="none"/>
              <w:lang w:bidi="ar"/>
              <w:rPrChange w:id="948" w:author="朱燊鋆" w:date="2026-07-21T15:28:30Z">
                <w:rPr>
                  <w:rFonts w:ascii="Times New Roman" w:hAnsi="Times New Roman" w:eastAsia="等线" w:cs="Times New Roman"/>
                  <w:i/>
                  <w:iCs/>
                  <w:color w:val="1F1F1F"/>
                  <w:kern w:val="2"/>
                  <w:sz w:val="24"/>
                  <w:szCs w:val="24"/>
                  <w:highlight w:val="none"/>
                  <w:lang w:bidi="ar"/>
                  <w:woUserID w:val="7"/>
                </w:rPr>
              </w:rPrChange>
              <w:woUserID w:val="7"/>
            </w:rPr>
            <w:delText>bulk_gene_exp_agront</w:delText>
          </w:r>
        </w:del>
      </w:ins>
      <w:ins w:id="951" w:author="朱燊鋆" w:date="2026-07-21T15:28:03Z">
        <w:del w:id="952" w:author="杨东 [2]" w:date="2026-07-29T12:50:43Z">
          <w:r>
            <w:rPr>
              <w:rFonts w:ascii="Tahoma" w:hAnsi="Tahoma" w:cs="Tahoma" w:eastAsiaTheme="minorEastAsia"/>
              <w:color w:val="000000"/>
              <w:kern w:val="2"/>
              <w:sz w:val="21"/>
              <w:szCs w:val="21"/>
              <w:highlight w:val="none"/>
              <w:lang w:bidi="ar"/>
              <w:rPrChange w:id="953" w:author="朱燊鋆" w:date="2026-07-21T15:28:09Z">
                <w:rPr>
                  <w:rFonts w:ascii="Times New Roman" w:hAnsi="Times New Roman" w:eastAsia="等线" w:cs="Times New Roman"/>
                  <w:color w:val="1F1F1F"/>
                  <w:kern w:val="2"/>
                  <w:sz w:val="24"/>
                  <w:szCs w:val="24"/>
                  <w:highlight w:val="none"/>
                  <w:lang w:bidi="ar"/>
                  <w:woUserID w:val="7"/>
                </w:rPr>
              </w:rPrChange>
              <w:woUserID w:val="7"/>
            </w:rPr>
            <w:delText xml:space="preserve"> are regression tasks and are evaluated using the Pearson correlation coefficient</w:delText>
          </w:r>
        </w:del>
      </w:ins>
      <w:ins w:id="956" w:author="朱燊鋆" w:date="2026-07-21T15:29:18Z">
        <w:del w:id="957" w:author="杨东 [2]" w:date="2026-07-29T12:50:43Z">
          <w:r>
            <w:rPr>
              <w:rFonts w:ascii="Tahoma" w:hAnsi="Tahoma" w:cs="Tahoma"/>
              <w:color w:val="000000"/>
              <w:kern w:val="2"/>
              <w:sz w:val="21"/>
              <w:szCs w:val="21"/>
              <w:highlight w:val="none"/>
              <w:lang w:bidi="ar"/>
              <w:woUserID w:val="7"/>
            </w:rPr>
            <w:delText>,</w:delText>
          </w:r>
        </w:del>
      </w:ins>
      <w:ins w:id="958" w:author="朱燊鋆" w:date="2026-07-21T15:28:03Z">
        <w:del w:id="959" w:author="杨东 [2]" w:date="2026-07-29T12:50:43Z">
          <w:r>
            <w:rPr>
              <w:rFonts w:ascii="Tahoma" w:hAnsi="Tahoma" w:cs="Tahoma" w:eastAsiaTheme="minorEastAsia"/>
              <w:color w:val="000000"/>
              <w:kern w:val="2"/>
              <w:sz w:val="21"/>
              <w:szCs w:val="21"/>
              <w:highlight w:val="none"/>
              <w:lang w:bidi="ar"/>
              <w:rPrChange w:id="960" w:author="朱燊鋆" w:date="2026-07-21T15:28:09Z">
                <w:rPr>
                  <w:rFonts w:ascii="Times New Roman" w:hAnsi="Times New Roman" w:eastAsia="等线" w:cs="Times New Roman"/>
                  <w:color w:val="1F1F1F"/>
                  <w:kern w:val="2"/>
                  <w:sz w:val="24"/>
                  <w:szCs w:val="24"/>
                  <w:highlight w:val="none"/>
                  <w:lang w:bidi="ar"/>
                  <w:woUserID w:val="7"/>
                </w:rPr>
              </w:rPrChange>
              <w:woUserID w:val="7"/>
            </w:rPr>
            <w:delText xml:space="preserve"> </w:delText>
          </w:r>
        </w:del>
      </w:ins>
      <w:ins w:id="963" w:author="朱燊鋆" w:date="2026-07-21T15:29:20Z">
        <w:del w:id="964" w:author="杨东 [2]" w:date="2026-07-29T12:50:43Z">
          <w:r>
            <w:rPr>
              <w:rFonts w:ascii="Tahoma" w:hAnsi="Tahoma" w:cs="Tahoma"/>
              <w:color w:val="000000"/>
              <w:kern w:val="2"/>
              <w:sz w:val="21"/>
              <w:szCs w:val="21"/>
              <w:highlight w:val="none"/>
              <w:lang w:bidi="ar"/>
              <w:woUserID w:val="7"/>
            </w:rPr>
            <w:delText>a</w:delText>
          </w:r>
        </w:del>
      </w:ins>
      <w:ins w:id="965" w:author="朱燊鋆" w:date="2026-07-21T15:28:03Z">
        <w:del w:id="966" w:author="杨东 [2]" w:date="2026-07-29T12:50:43Z">
          <w:r>
            <w:rPr>
              <w:rFonts w:ascii="Tahoma" w:hAnsi="Tahoma" w:cs="Tahoma" w:eastAsiaTheme="minorEastAsia"/>
              <w:color w:val="000000"/>
              <w:kern w:val="2"/>
              <w:sz w:val="21"/>
              <w:szCs w:val="21"/>
              <w:highlight w:val="none"/>
              <w:lang w:bidi="ar"/>
              <w:rPrChange w:id="967" w:author="朱燊鋆" w:date="2026-07-21T15:28:09Z">
                <w:rPr>
                  <w:rFonts w:ascii="Times New Roman" w:hAnsi="Times New Roman" w:eastAsia="等线" w:cs="Times New Roman"/>
                  <w:color w:val="1F1F1F"/>
                  <w:kern w:val="2"/>
                  <w:sz w:val="24"/>
                  <w:szCs w:val="24"/>
                  <w:highlight w:val="none"/>
                  <w:lang w:bidi="ar"/>
                  <w:woUserID w:val="7"/>
                </w:rPr>
              </w:rPrChange>
              <w:woUserID w:val="7"/>
            </w:rPr>
            <w:delText>ll remaining tasks are classification tasks and are evaluated using AUC.</w:delText>
          </w:r>
        </w:del>
      </w:ins>
      <w:ins w:id="970" w:author="朱燊鋆" w:date="2026-07-21T15:29:27Z">
        <w:del w:id="971" w:author="杨东 [2]" w:date="2026-07-29T12:50:43Z">
          <w:r>
            <w:rPr>
              <w:rFonts w:ascii="Tahoma" w:hAnsi="Tahoma" w:cs="Tahoma"/>
              <w:color w:val="000000"/>
              <w:kern w:val="2"/>
              <w:sz w:val="21"/>
              <w:szCs w:val="21"/>
              <w:highlight w:val="none"/>
              <w:lang w:bidi="ar"/>
              <w:woUserID w:val="7"/>
            </w:rPr>
            <w:delText>)</w:delText>
          </w:r>
        </w:del>
      </w:ins>
      <w:ins w:id="972" w:author="朱燊鋆" w:date="2026-07-21T15:28:55Z">
        <w:del w:id="973" w:author="杨东 [2]" w:date="2026-07-29T12:50:43Z">
          <w:r>
            <w:rPr>
              <w:rFonts w:ascii="Tahoma" w:hAnsi="Tahoma" w:cs="Tahoma"/>
              <w:color w:val="000000"/>
              <w:kern w:val="2"/>
              <w:sz w:val="21"/>
              <w:szCs w:val="21"/>
              <w:highlight w:val="none"/>
              <w:lang w:bidi="ar"/>
              <w:woUserID w:val="7"/>
            </w:rPr>
            <w:delText xml:space="preserve"> </w:delText>
          </w:r>
        </w:del>
      </w:ins>
      <w:ins w:id="974" w:author="朱燊鋆" w:date="2026-07-21T14:31:33Z">
        <w:del w:id="975" w:author="杨东 [2]" w:date="2026-07-29T12:50:43Z">
          <w:r>
            <w:rPr>
              <w:rFonts w:hint="default" w:ascii="Tahoma" w:hAnsi="Tahoma" w:cs="Tahoma"/>
              <w:color w:val="000000"/>
              <w:szCs w:val="21"/>
              <w:highlight w:val="none"/>
              <w:rPrChange w:id="976" w:author="朱燊鋆" w:date="2026-07-21T14:37:42Z">
                <w:rPr>
                  <w:rFonts w:hint="default" w:ascii="Tahoma" w:hAnsi="Tahoma" w:cs="Tahoma"/>
                  <w:color w:val="000000"/>
                  <w:szCs w:val="21"/>
                  <w:highlight w:val="yellow"/>
                  <w:woUserID w:val="7"/>
                </w:rPr>
              </w:rPrChange>
              <w:woUserID w:val="7"/>
            </w:rPr>
            <w:delText xml:space="preserve">In addition, to provide a more comprehensive evaluation, we have included Precision, Recall, and </w:delText>
          </w:r>
        </w:del>
      </w:ins>
      <w:ins w:id="979" w:author="朱燊鋆" w:date="2026-07-21T14:31:33Z">
        <w:del w:id="980" w:author="杨东 [2]" w:date="2026-07-29T12:50:43Z">
          <w:r>
            <w:rPr>
              <w:rFonts w:hint="default" w:ascii="Tahoma" w:hAnsi="Tahoma" w:cs="Tahoma"/>
              <w:color w:val="000000"/>
              <w:szCs w:val="21"/>
              <w:highlight w:val="none"/>
              <w:rPrChange w:id="981" w:author="朱燊鋆" w:date="2026-07-21T14:37:42Z">
                <w:rPr>
                  <w:rFonts w:hint="default" w:ascii="Tahoma" w:hAnsi="Tahoma" w:cs="Tahoma"/>
                  <w:color w:val="000000"/>
                  <w:szCs w:val="21"/>
                  <w:highlight w:val="yellow"/>
                  <w:woUserID w:val="7"/>
                </w:rPr>
              </w:rPrChange>
              <w:woUserID w:val="7"/>
            </w:rPr>
            <w:delText>F1-score for classification tasks, and R² for regression tasks in the supplementary tables.</w:delText>
          </w:r>
        </w:del>
      </w:ins>
    </w:p>
    <w:p w14:paraId="531A7F20">
      <w:pPr>
        <w:numPr>
          <w:ilvl w:val="0"/>
          <w:numId w:val="1"/>
          <w:ins w:id="985" w:author="朱燊鋆" w:date="2026-07-23T10:52:12Z"/>
        </w:numPr>
        <w:rPr>
          <w:ins w:id="986" w:author="朱燊鋆" w:date="2026-07-21T14:47:39Z"/>
          <w:del w:id="987" w:author="杨东 [2]" w:date="2026-07-29T12:50:43Z"/>
          <w:rFonts w:hint="default" w:ascii="Tahoma" w:hAnsi="Tahoma" w:cs="Tahoma"/>
          <w:color w:val="000000"/>
          <w:szCs w:val="21"/>
          <w:highlight w:val="none"/>
          <w:lang w:bidi="ar"/>
          <w:rPrChange w:id="988" w:author="朱燊鋆" w:date="2026-07-23T10:52:12Z">
            <w:rPr>
              <w:ins w:id="989" w:author="朱燊鋆" w:date="2026-07-21T14:47:39Z"/>
              <w:del w:id="990" w:author="杨东 [2]" w:date="2026-07-29T12:50:43Z"/>
              <w:rFonts w:hint="default" w:ascii="Tahoma" w:hAnsi="Tahoma" w:cs="Tahoma"/>
              <w:color w:val="000000"/>
              <w:szCs w:val="21"/>
              <w:highlight w:val="none"/>
              <w:woUserID w:val="7"/>
            </w:rPr>
          </w:rPrChange>
          <w:woUserID w:val="7"/>
        </w:rPr>
        <w:pPrChange w:id="984" w:author="朱燊鋆" w:date="2026-07-23T10:52:12Z">
          <w:pPr/>
        </w:pPrChange>
      </w:pPr>
      <w:ins w:id="991" w:author="朱燊鋆" w:date="2026-07-23T10:49:00Z">
        <w:del w:id="992" w:author="杨东 [2]" w:date="2026-07-29T12:50:43Z">
          <w:r>
            <w:rPr>
              <w:rFonts w:ascii="Tahoma" w:hAnsi="Tahoma" w:cs="Tahoma" w:eastAsiaTheme="minorEastAsia"/>
              <w:color w:val="000000"/>
              <w:sz w:val="21"/>
              <w:szCs w:val="21"/>
              <w:highlight w:val="none"/>
              <w:lang w:bidi="ar"/>
              <w:rPrChange w:id="993" w:author="朱燊鋆" w:date="2026-07-23T10:52:12Z">
                <w:rPr>
                  <w:rFonts w:ascii="宋体" w:hAnsi="宋体" w:eastAsia="宋体" w:cs="宋体"/>
                  <w:sz w:val="24"/>
                  <w:szCs w:val="24"/>
                  <w:woUserID w:val="7"/>
                </w:rPr>
              </w:rPrChange>
              <w:woUserID w:val="7"/>
            </w:rPr>
            <w:delText>We have provided the</w:delText>
          </w:r>
        </w:del>
      </w:ins>
      <w:ins w:id="996" w:author="朱燊鋆" w:date="2026-07-23T10:49:00Z">
        <w:del w:id="997" w:author="杨东 [2]" w:date="2026-07-29T12:50:43Z">
          <w:r>
            <w:rPr>
              <w:rFonts w:ascii="Tahoma" w:hAnsi="Tahoma" w:cs="Tahoma" w:eastAsiaTheme="minorEastAsia"/>
              <w:color w:val="000000"/>
              <w:sz w:val="21"/>
              <w:szCs w:val="21"/>
              <w:highlight w:val="none"/>
              <w:lang w:bidi="ar"/>
              <w:rPrChange w:id="998" w:author="朱燊鋆" w:date="2026-07-23T10:52:12Z">
                <w:rPr>
                  <w:rFonts w:ascii="宋体" w:hAnsi="宋体" w:eastAsia="宋体" w:cs="宋体"/>
                  <w:sz w:val="24"/>
                  <w:szCs w:val="24"/>
                  <w:woUserID w:val="7"/>
                </w:rPr>
              </w:rPrChange>
              <w:woUserID w:val="7"/>
            </w:rPr>
            <w:delText xml:space="preserve"> </w:delText>
          </w:r>
        </w:del>
      </w:ins>
      <w:ins w:id="1001" w:author="朱燊鋆" w:date="2026-07-23T10:49:28Z">
        <w:del w:id="1002" w:author="杨东 [2]" w:date="2026-07-29T12:50:43Z">
          <w:r>
            <w:rPr>
              <w:rFonts w:ascii="Tahoma" w:hAnsi="Tahoma" w:cs="Tahoma"/>
              <w:b w:val="0"/>
              <w:bCs w:val="0"/>
              <w:color w:val="000000"/>
              <w:sz w:val="21"/>
              <w:szCs w:val="21"/>
              <w:highlight w:val="none"/>
              <w:lang w:bidi="ar"/>
              <w:rPrChange w:id="1003" w:author="朱燊鋆" w:date="2026-07-23T10:52:12Z">
                <w:rPr>
                  <w:rFonts w:ascii="Tahoma" w:hAnsi="Tahoma" w:cs="Tahoma"/>
                  <w:b w:val="0"/>
                  <w:bCs w:val="0"/>
                  <w:color w:val="000000"/>
                  <w:sz w:val="21"/>
                  <w:szCs w:val="21"/>
                  <w:highlight w:val="none"/>
                  <w:woUserID w:val="7"/>
                </w:rPr>
              </w:rPrChange>
              <w:woUserID w:val="7"/>
            </w:rPr>
            <w:delText>"</w:delText>
          </w:r>
        </w:del>
      </w:ins>
      <w:ins w:id="1006" w:author="朱燊鋆" w:date="2026-07-23T10:49:00Z">
        <w:del w:id="1007" w:author="杨东 [2]" w:date="2026-07-29T12:50:43Z">
          <w:r>
            <w:rPr>
              <w:rStyle w:val="4"/>
              <w:rFonts w:ascii="Tahoma" w:hAnsi="Tahoma" w:cs="Tahoma" w:eastAsiaTheme="minorEastAsia"/>
              <w:color w:val="000000"/>
              <w:sz w:val="21"/>
              <w:szCs w:val="21"/>
              <w:highlight w:val="none"/>
              <w:lang w:bidi="ar"/>
              <w:rPrChange w:id="1008" w:author="朱燊鋆" w:date="2026-07-23T10:52:12Z">
                <w:rPr>
                  <w:rStyle w:val="5"/>
                  <w:rFonts w:ascii="宋体" w:hAnsi="宋体" w:eastAsia="宋体" w:cs="宋体"/>
                  <w:sz w:val="24"/>
                  <w:szCs w:val="24"/>
                  <w:woUserID w:val="7"/>
                </w:rPr>
              </w:rPrChange>
              <w:woUserID w:val="7"/>
            </w:rPr>
            <w:delText>Number of Samples</w:delText>
          </w:r>
        </w:del>
      </w:ins>
      <w:ins w:id="1011" w:author="朱燊鋆" w:date="2026-07-23T10:49:32Z">
        <w:del w:id="1012" w:author="杨东 [2]" w:date="2026-07-29T12:50:43Z">
          <w:r>
            <w:rPr>
              <w:rFonts w:ascii="Tahoma" w:hAnsi="Tahoma" w:cs="Tahoma"/>
              <w:b w:val="0"/>
              <w:bCs w:val="0"/>
              <w:color w:val="000000"/>
              <w:sz w:val="21"/>
              <w:szCs w:val="21"/>
              <w:highlight w:val="none"/>
              <w:lang w:bidi="ar"/>
              <w:rPrChange w:id="1013" w:author="朱燊鋆" w:date="2026-07-23T10:52:12Z">
                <w:rPr>
                  <w:rFonts w:ascii="Tahoma" w:hAnsi="Tahoma" w:cs="Tahoma"/>
                  <w:b w:val="0"/>
                  <w:bCs w:val="0"/>
                  <w:color w:val="000000"/>
                  <w:sz w:val="21"/>
                  <w:szCs w:val="21"/>
                  <w:highlight w:val="none"/>
                  <w:woUserID w:val="7"/>
                </w:rPr>
              </w:rPrChange>
              <w:woUserID w:val="7"/>
            </w:rPr>
            <w:delText>"</w:delText>
          </w:r>
        </w:del>
      </w:ins>
      <w:ins w:id="1016" w:author="朱燊鋆" w:date="2026-07-23T10:49:00Z">
        <w:del w:id="1017" w:author="杨东 [2]" w:date="2026-07-29T12:50:43Z">
          <w:r>
            <w:rPr>
              <w:rFonts w:ascii="Tahoma" w:hAnsi="Tahoma" w:cs="Tahoma" w:eastAsiaTheme="minorEastAsia"/>
              <w:color w:val="000000"/>
              <w:sz w:val="21"/>
              <w:szCs w:val="21"/>
              <w:highlight w:val="none"/>
              <w:lang w:bidi="ar"/>
              <w:rPrChange w:id="1018" w:author="朱燊鋆" w:date="2026-07-23T10:52:12Z">
                <w:rPr>
                  <w:rFonts w:ascii="宋体" w:hAnsi="宋体" w:eastAsia="宋体" w:cs="宋体"/>
                  <w:sz w:val="24"/>
                  <w:szCs w:val="24"/>
                  <w:woUserID w:val="7"/>
                </w:rPr>
              </w:rPrChange>
              <w:woUserID w:val="7"/>
            </w:rPr>
            <w:delText xml:space="preserve"> </w:delText>
          </w:r>
        </w:del>
      </w:ins>
      <w:ins w:id="1021" w:author="朱燊鋆" w:date="2026-07-23T10:49:00Z">
        <w:del w:id="1022" w:author="杨东 [2]" w:date="2026-07-29T12:50:43Z">
          <w:r>
            <w:rPr>
              <w:rFonts w:ascii="Tahoma" w:hAnsi="Tahoma" w:cs="Tahoma" w:eastAsiaTheme="minorEastAsia"/>
              <w:color w:val="000000"/>
              <w:sz w:val="21"/>
              <w:szCs w:val="21"/>
              <w:highlight w:val="none"/>
              <w:lang w:bidi="ar"/>
              <w:rPrChange w:id="1023" w:author="朱燊鋆" w:date="2026-07-23T10:52:12Z">
                <w:rPr>
                  <w:rFonts w:ascii="宋体" w:hAnsi="宋体" w:eastAsia="宋体" w:cs="宋体"/>
                  <w:sz w:val="24"/>
                  <w:szCs w:val="24"/>
                  <w:woUserID w:val="7"/>
                </w:rPr>
              </w:rPrChange>
              <w:woUserID w:val="7"/>
            </w:rPr>
            <w:delText xml:space="preserve">and </w:delText>
          </w:r>
        </w:del>
      </w:ins>
      <w:ins w:id="1026" w:author="朱燊鋆" w:date="2026-07-23T10:49:37Z">
        <w:del w:id="1027" w:author="杨东 [2]" w:date="2026-07-29T12:50:43Z">
          <w:r>
            <w:rPr>
              <w:rFonts w:ascii="Tahoma" w:hAnsi="Tahoma" w:cs="Tahoma"/>
              <w:color w:val="000000"/>
              <w:sz w:val="21"/>
              <w:szCs w:val="21"/>
              <w:highlight w:val="none"/>
              <w:lang w:bidi="ar"/>
              <w:rPrChange w:id="1028" w:author="朱燊鋆" w:date="2026-07-23T10:52:12Z">
                <w:rPr>
                  <w:rFonts w:ascii="Tahoma" w:hAnsi="Tahoma" w:cs="Tahoma"/>
                  <w:color w:val="000000"/>
                  <w:sz w:val="21"/>
                  <w:szCs w:val="21"/>
                  <w:highlight w:val="none"/>
                  <w:woUserID w:val="7"/>
                </w:rPr>
              </w:rPrChange>
              <w:woUserID w:val="7"/>
            </w:rPr>
            <w:delText>"</w:delText>
          </w:r>
        </w:del>
      </w:ins>
      <w:ins w:id="1031" w:author="朱燊鋆" w:date="2026-07-23T10:49:00Z">
        <w:del w:id="1032" w:author="杨东 [2]" w:date="2026-07-29T12:50:43Z">
          <w:r>
            <w:rPr>
              <w:rStyle w:val="4"/>
              <w:rFonts w:ascii="Tahoma" w:hAnsi="Tahoma" w:cs="Tahoma" w:eastAsiaTheme="minorEastAsia"/>
              <w:color w:val="000000"/>
              <w:sz w:val="21"/>
              <w:szCs w:val="21"/>
              <w:highlight w:val="none"/>
              <w:lang w:bidi="ar"/>
              <w:rPrChange w:id="1033" w:author="朱燊鋆" w:date="2026-07-23T10:52:12Z">
                <w:rPr>
                  <w:rStyle w:val="5"/>
                  <w:rFonts w:ascii="宋体" w:hAnsi="宋体" w:eastAsia="宋体" w:cs="宋体"/>
                  <w:sz w:val="24"/>
                  <w:szCs w:val="24"/>
                  <w:woUserID w:val="7"/>
                </w:rPr>
              </w:rPrChange>
              <w:woUserID w:val="7"/>
            </w:rPr>
            <w:delText>Sequence Length</w:delText>
          </w:r>
        </w:del>
      </w:ins>
      <w:ins w:id="1036" w:author="朱燊鋆" w:date="2026-07-23T10:49:40Z">
        <w:del w:id="1037" w:author="杨东 [2]" w:date="2026-07-29T12:50:43Z">
          <w:r>
            <w:rPr>
              <w:rFonts w:ascii="Tahoma" w:hAnsi="Tahoma" w:cs="Tahoma"/>
              <w:color w:val="000000"/>
              <w:sz w:val="21"/>
              <w:szCs w:val="21"/>
              <w:highlight w:val="none"/>
              <w:lang w:bidi="ar"/>
              <w:rPrChange w:id="1038" w:author="朱燊鋆" w:date="2026-07-23T10:52:12Z">
                <w:rPr>
                  <w:rFonts w:ascii="Tahoma" w:hAnsi="Tahoma" w:cs="Tahoma"/>
                  <w:color w:val="000000"/>
                  <w:sz w:val="21"/>
                  <w:szCs w:val="21"/>
                  <w:highlight w:val="none"/>
                  <w:woUserID w:val="7"/>
                </w:rPr>
              </w:rPrChange>
              <w:woUserID w:val="7"/>
            </w:rPr>
            <w:delText>"</w:delText>
          </w:r>
        </w:del>
      </w:ins>
      <w:ins w:id="1041" w:author="朱燊鋆" w:date="2026-07-23T10:49:00Z">
        <w:del w:id="1042" w:author="杨东 [2]" w:date="2026-07-29T12:50:43Z">
          <w:r>
            <w:rPr>
              <w:rFonts w:ascii="Tahoma" w:hAnsi="Tahoma" w:cs="Tahoma" w:eastAsiaTheme="minorEastAsia"/>
              <w:color w:val="000000"/>
              <w:sz w:val="21"/>
              <w:szCs w:val="21"/>
              <w:highlight w:val="none"/>
              <w:lang w:bidi="ar"/>
              <w:rPrChange w:id="1043" w:author="朱燊鋆" w:date="2026-07-23T10:52:12Z">
                <w:rPr>
                  <w:rFonts w:ascii="宋体" w:hAnsi="宋体" w:eastAsia="宋体" w:cs="宋体"/>
                  <w:sz w:val="24"/>
                  <w:szCs w:val="24"/>
                  <w:woUserID w:val="7"/>
                </w:rPr>
              </w:rPrChange>
              <w:woUserID w:val="7"/>
            </w:rPr>
            <w:delText xml:space="preserve"> for each benchmark task in Supplementary Table 2 to clarify the data scale and input length used in the evaluation.</w:delText>
          </w:r>
        </w:del>
      </w:ins>
      <w:ins w:id="1046" w:author="朱燊鋆" w:date="2026-07-23T10:49:47Z">
        <w:del w:id="1047" w:author="杨东 [2]" w:date="2026-07-29T12:50:43Z">
          <w:r>
            <w:rPr>
              <w:rFonts w:ascii="Tahoma" w:hAnsi="Tahoma" w:cs="Tahoma"/>
              <w:color w:val="000000"/>
              <w:sz w:val="21"/>
              <w:szCs w:val="21"/>
              <w:highlight w:val="none"/>
              <w:lang w:bidi="ar"/>
              <w:rPrChange w:id="1048" w:author="朱燊鋆" w:date="2026-07-23T10:52:12Z">
                <w:rPr>
                  <w:rFonts w:ascii="Tahoma" w:hAnsi="Tahoma" w:cs="Tahoma"/>
                  <w:color w:val="000000"/>
                  <w:sz w:val="21"/>
                  <w:szCs w:val="21"/>
                  <w:highlight w:val="none"/>
                  <w:woUserID w:val="7"/>
                </w:rPr>
              </w:rPrChange>
              <w:woUserID w:val="7"/>
            </w:rPr>
            <w:delText xml:space="preserve"> </w:delText>
          </w:r>
        </w:del>
      </w:ins>
      <w:ins w:id="1051" w:author="朱燊鋆" w:date="2026-07-23T10:51:35Z">
        <w:del w:id="1052" w:author="杨东 [2]" w:date="2026-07-29T12:50:43Z">
          <w:r>
            <w:rPr>
              <w:rFonts w:ascii="Tahoma" w:hAnsi="Tahoma" w:cs="Tahoma"/>
              <w:color w:val="000000"/>
              <w:sz w:val="21"/>
              <w:szCs w:val="21"/>
              <w:highlight w:val="none"/>
              <w:lang w:bidi="ar"/>
              <w:rPrChange w:id="1053" w:author="朱燊鋆" w:date="2026-07-23T10:52:12Z">
                <w:rPr>
                  <w:rFonts w:ascii="Tahoma" w:hAnsi="Tahoma" w:cs="Tahoma"/>
                  <w:color w:val="000000"/>
                  <w:sz w:val="21"/>
                  <w:szCs w:val="21"/>
                  <w:highlight w:val="none"/>
                  <w:woUserID w:val="7"/>
                </w:rPr>
              </w:rPrChange>
              <w:woUserID w:val="7"/>
            </w:rPr>
            <w:delText>We would like to clarify that the performance of OGR on the enhancer_strength task was not poor as described. In our benchmark results, OGR achieved the best performance among the compared models on this task. Therefore, this task does not represent a failure case for OGR.</w:delText>
          </w:r>
        </w:del>
      </w:ins>
    </w:p>
    <w:p w14:paraId="03DBA31A">
      <w:pPr>
        <w:numPr>
          <w:ilvl w:val="0"/>
          <w:numId w:val="1"/>
          <w:ins w:id="1057" w:author="朱燊鋆" w:date="2026-07-21T15:24:40Z"/>
        </w:numPr>
        <w:rPr>
          <w:del w:id="1058" w:author="杨东 [2]" w:date="2026-07-29T12:50:43Z"/>
          <w:rFonts w:hint="eastAsia" w:ascii="Tahoma" w:hAnsi="Tahoma" w:cs="Tahoma"/>
          <w:color w:val="000000"/>
          <w:szCs w:val="21"/>
          <w:lang w:val="en-US" w:eastAsia="zh-CN"/>
        </w:rPr>
        <w:pPrChange w:id="1056" w:author="朱燊鋆" w:date="2026-07-21T15:24:40Z">
          <w:pPr/>
        </w:pPrChange>
      </w:pPr>
      <w:ins w:id="1059" w:author="朱燊鋆" w:date="2026-07-21T15:21:17Z">
        <w:del w:id="1060" w:author="杨东 [2]" w:date="2026-07-29T12:50:43Z">
          <w:r>
            <w:rPr>
              <w:rFonts w:hint="default" w:ascii="Tahoma" w:hAnsi="Tahoma" w:cs="Tahoma"/>
              <w:color w:val="000000"/>
              <w:szCs w:val="21"/>
              <w:highlight w:val="none"/>
              <w:rPrChange w:id="1061" w:author="朱燊鋆" w:date="2026-07-21T15:21:25Z">
                <w:rPr>
                  <w:rFonts w:hint="default" w:ascii="Tahoma" w:hAnsi="Tahoma" w:cs="Tahoma"/>
                  <w:color w:val="000000"/>
                  <w:szCs w:val="21"/>
                  <w:highlight w:val="none"/>
                  <w:woUserID w:val="7"/>
                </w:rPr>
              </w:rPrChange>
              <w:woUserID w:val="7"/>
            </w:rPr>
            <w:delText xml:space="preserve">We would like to clarify that the primary objective of OGR is to develop a foundation model for rice genomics. Therefore, the benchmark was intentionally designed to focus on rice-related tasks, and only the rice datasets from the AgroNT Plant Genome Benchmark (PGB) were included to maintain a consistent evaluation setting. </w:delText>
          </w:r>
        </w:del>
      </w:ins>
      <w:ins w:id="1064" w:author="朱燊鋆" w:date="2026-07-21T15:31:42Z">
        <w:del w:id="1065" w:author="杨东 [2]" w:date="2026-07-29T12:50:43Z">
          <w:r>
            <w:rPr>
              <w:rFonts w:ascii="Tahoma" w:hAnsi="Tahoma" w:cs="Tahoma" w:eastAsiaTheme="minorEastAsia"/>
              <w:color w:val="000000"/>
              <w:sz w:val="21"/>
              <w:szCs w:val="21"/>
              <w:highlight w:val="none"/>
              <w:rPrChange w:id="1066" w:author="朱燊鋆" w:date="2026-07-21T15:31:50Z">
                <w:rPr>
                  <w:rFonts w:ascii="宋体" w:hAnsi="宋体" w:eastAsia="宋体" w:cs="宋体"/>
                  <w:sz w:val="24"/>
                  <w:szCs w:val="24"/>
                  <w:woUserID w:val="7"/>
                </w:rPr>
              </w:rPrChange>
              <w:woUserID w:val="7"/>
            </w:rPr>
            <w:delText>Accordingly, we primarily selected baseline models that were trained on plant genomic data and have model sizes comparable to OGR for comparison</w:delText>
          </w:r>
        </w:del>
      </w:ins>
      <w:ins w:id="1069" w:author="朱燊鋆" w:date="2026-07-21T15:21:17Z">
        <w:del w:id="1070" w:author="杨东 [2]" w:date="2026-07-29T12:50:43Z">
          <w:r>
            <w:rPr>
              <w:rFonts w:hint="default" w:ascii="Tahoma" w:hAnsi="Tahoma" w:cs="Tahoma"/>
              <w:color w:val="000000"/>
              <w:szCs w:val="21"/>
              <w:highlight w:val="none"/>
              <w:rPrChange w:id="1071" w:author="朱燊鋆" w:date="2026-07-21T15:21:25Z">
                <w:rPr>
                  <w:rFonts w:hint="default" w:ascii="Tahoma" w:hAnsi="Tahoma" w:cs="Tahoma"/>
                  <w:color w:val="000000"/>
                  <w:szCs w:val="21"/>
                  <w:highlight w:val="none"/>
                  <w:woUserID w:val="7"/>
                </w:rPr>
              </w:rPrChange>
              <w:woUserID w:val="7"/>
            </w:rPr>
            <w:delText>. Following the reviewer's suggestion, we have additionally included benchmark results for NT-v3 and Evo2 in the revised manuscript. Furthermore, to better demonstrate the cross-species generalization capability of OGR, we have added evaluation results on the PGB benchmark. These additions provide a more comprehensive assessment of our model while remaining consistent with the primary focus of this work.</w:delText>
          </w:r>
        </w:del>
      </w:ins>
      <w:del w:id="1074" w:author="杨东 [2]" w:date="2026-07-29T12:50:43Z">
        <w:r>
          <w:rPr>
            <w:rFonts w:ascii="Tahoma" w:hAnsi="Tahoma" w:cs="Tahoma"/>
            <w:color w:val="000000"/>
            <w:szCs w:val="21"/>
            <w:highlight w:val="none"/>
            <w:rPrChange w:id="1075" w:author="朱燊鋆" w:date="2026-07-21T15:21:25Z">
              <w:rPr>
                <w:rFonts w:ascii="Tahoma" w:hAnsi="Tahoma" w:cs="Tahoma"/>
                <w:color w:val="000000"/>
                <w:szCs w:val="21"/>
                <w:highlight w:val="yellow"/>
              </w:rPr>
            </w:rPrChange>
            <w:woUserID w:val="7"/>
          </w:rPr>
          <w:br w:type="textWrapping"/>
        </w:r>
      </w:del>
      <w:del w:id="1077" w:author="杨东 [2]" w:date="2026-07-29T12:50:43Z">
        <w:r>
          <w:rPr>
            <w:rFonts w:ascii="Tahoma" w:hAnsi="Tahoma" w:cs="Tahoma"/>
            <w:color w:val="000000"/>
            <w:szCs w:val="21"/>
          </w:rPr>
          <w:br w:type="textWrapping"/>
        </w:r>
      </w:del>
      <w:del w:id="1078" w:author="杨东 [2]" w:date="2026-07-29T12:50:43Z">
        <w:r>
          <w:rPr>
            <w:rFonts w:hint="eastAsia" w:ascii="Tahoma" w:hAnsi="Tahoma" w:cs="Tahoma"/>
            <w:color w:val="000000"/>
            <w:szCs w:val="21"/>
            <w:lang w:val="en-US" w:eastAsia="zh-CN"/>
          </w:rPr>
          <w:delText>4.</w:delText>
        </w:r>
      </w:del>
    </w:p>
    <w:p w14:paraId="576B0433">
      <w:pPr>
        <w:rPr>
          <w:del w:id="1079" w:author="杨东 [2]" w:date="2026-07-29T12:50:43Z"/>
          <w:rFonts w:hint="default" w:ascii="Tahoma" w:hAnsi="Tahoma" w:cs="Tahoma"/>
          <w:color w:val="000000"/>
          <w:szCs w:val="21"/>
          <w:highlight w:val="green"/>
          <w:shd w:val="clear" w:color="auto" w:fill="FFFFFF"/>
          <w:woUserID w:val="5"/>
        </w:rPr>
      </w:pPr>
      <w:del w:id="1080" w:author="杨东 [2]" w:date="2026-07-29T12:50:43Z">
        <w:r>
          <w:rPr>
            <w:rFonts w:hint="default" w:ascii="Tahoma" w:hAnsi="Tahoma" w:cs="Tahoma"/>
            <w:color w:val="000000"/>
            <w:szCs w:val="21"/>
            <w:lang w:eastAsia="zh-CN"/>
            <w:woUserID w:val="5"/>
          </w:rPr>
          <w:delText>4.1</w:delText>
        </w:r>
      </w:del>
      <w:del w:id="1081" w:author="杨东 [2]" w:date="2026-07-29T12:50:43Z">
        <w:r>
          <w:rPr>
            <w:rFonts w:ascii="Tahoma" w:hAnsi="Tahoma" w:cs="Tahoma"/>
            <w:color w:val="000000"/>
            <w:szCs w:val="21"/>
            <w:shd w:val="clear" w:color="auto" w:fill="FFFFFF"/>
          </w:rPr>
          <w:delText xml:space="preserve">CALM (Casuality inference with Attention-based Linear regression Model) is a novel association analysis method proposed in the paper, but has serious issues. CALM uses attention scores as a GWAS alternative, but the biological meaning of attention scores in genomics has not been established, as Transformer attention weights reflect statistical correlations of sequence patterns, not necessarily functional importance, and </w:delText>
        </w:r>
      </w:del>
      <w:del w:id="1082" w:author="杨东 [2]" w:date="2026-07-29T12:50:43Z">
        <w:r>
          <w:rPr>
            <w:rFonts w:ascii="Tahoma" w:hAnsi="Tahoma" w:cs="Tahoma"/>
            <w:color w:val="000000"/>
            <w:szCs w:val="21"/>
            <w:highlight w:val="yellow"/>
            <w:shd w:val="clear" w:color="auto" w:fill="FFFFFF"/>
          </w:rPr>
          <w:delText>using attention scores directly for causal inference lacks biological basis</w:delText>
        </w:r>
      </w:del>
      <w:del w:id="1083" w:author="杨东 [2]" w:date="2026-07-29T12:50:43Z">
        <w:r>
          <w:rPr>
            <w:rFonts w:ascii="Tahoma" w:hAnsi="Tahoma" w:cs="Tahoma"/>
            <w:color w:val="000000"/>
            <w:szCs w:val="21"/>
            <w:shd w:val="clear" w:color="auto" w:fill="FFFFFF"/>
          </w:rPr>
          <w:delText>.</w:delText>
        </w:r>
      </w:del>
      <w:del w:id="1084" w:author="杨东 [2]" w:date="2026-07-29T12:50:43Z">
        <w:r>
          <w:rPr>
            <w:rFonts w:ascii="Tahoma" w:hAnsi="Tahoma" w:cs="Tahoma"/>
            <w:color w:val="000000"/>
            <w:szCs w:val="21"/>
            <w:highlight w:val="green"/>
            <w:shd w:val="clear" w:color="auto" w:fill="FFFFFF"/>
          </w:rPr>
          <w:delText xml:space="preserve"> </w:delText>
        </w:r>
      </w:del>
      <w:del w:id="1085" w:author="杨东 [2]" w:date="2026-07-29T12:50:43Z">
        <w:r>
          <w:rPr>
            <w:rFonts w:ascii="Tahoma" w:hAnsi="Tahoma" w:cs="Tahoma"/>
            <w:color w:val="000000"/>
            <w:szCs w:val="21"/>
            <w:highlight w:val="green"/>
            <w:shd w:val="clear" w:color="auto" w:fill="FFFFFF"/>
            <w:woUserID w:val="5"/>
          </w:rPr>
          <w:delText>---文字回复、atlas有实验支撑，---玉琪、东旭</w:delText>
        </w:r>
      </w:del>
    </w:p>
    <w:p w14:paraId="1CD6694F">
      <w:pPr>
        <w:rPr>
          <w:del w:id="1086" w:author="杨东 [2]" w:date="2026-07-29T12:50:43Z"/>
          <w:rFonts w:hint="default" w:ascii="Tahoma" w:hAnsi="Tahoma" w:cs="Tahoma"/>
          <w:color w:val="000000"/>
          <w:szCs w:val="21"/>
          <w:shd w:val="clear" w:color="auto" w:fill="FFFFFF"/>
          <w:woUserID w:val="5"/>
        </w:rPr>
      </w:pPr>
      <w:del w:id="1087" w:author="杨东 [2]" w:date="2026-07-29T12:50:43Z">
        <w:r>
          <w:rPr>
            <w:rFonts w:ascii="Tahoma" w:hAnsi="Tahoma" w:cs="Tahoma"/>
            <w:color w:val="000000"/>
            <w:szCs w:val="21"/>
            <w:shd w:val="clear" w:color="auto" w:fill="FFFFFF"/>
            <w:woUserID w:val="5"/>
          </w:rPr>
          <w:delText>4.2</w:delText>
        </w:r>
      </w:del>
      <w:del w:id="1088" w:author="杨东 [2]" w:date="2026-07-29T12:50:43Z">
        <w:r>
          <w:rPr>
            <w:rFonts w:ascii="Tahoma" w:hAnsi="Tahoma" w:cs="Tahoma"/>
            <w:color w:val="000000"/>
            <w:szCs w:val="21"/>
            <w:shd w:val="clear" w:color="auto" w:fill="FFFFFF"/>
          </w:rPr>
          <w:delText xml:space="preserve">CALM performs PCA in attention-derived feature space to control population structure, </w:delText>
        </w:r>
      </w:del>
      <w:del w:id="1089" w:author="杨东 [2]" w:date="2026-07-29T12:50:43Z">
        <w:r>
          <w:rPr>
            <w:rFonts w:ascii="Tahoma" w:hAnsi="Tahoma" w:cs="Tahoma"/>
            <w:color w:val="000000"/>
            <w:szCs w:val="21"/>
            <w:highlight w:val="yellow"/>
            <w:shd w:val="clear" w:color="auto" w:fill="FFFFFF"/>
          </w:rPr>
          <w:delText>but whether attention features are suitable as PCA input and whether they can effectively capture population structure has not been validated.</w:delText>
        </w:r>
      </w:del>
      <w:del w:id="1090" w:author="杨东 [2]" w:date="2026-07-29T12:50:43Z">
        <w:r>
          <w:rPr>
            <w:rFonts w:ascii="Tahoma" w:hAnsi="Tahoma" w:cs="Tahoma"/>
            <w:color w:val="000000"/>
            <w:szCs w:val="21"/>
            <w:highlight w:val="green"/>
            <w:shd w:val="clear" w:color="auto" w:fill="FFFFFF"/>
          </w:rPr>
          <w:delText xml:space="preserve"> </w:delText>
        </w:r>
      </w:del>
      <w:del w:id="1091" w:author="杨东 [2]" w:date="2026-07-29T12:50:43Z">
        <w:r>
          <w:rPr>
            <w:rFonts w:ascii="Tahoma" w:hAnsi="Tahoma" w:cs="Tahoma"/>
            <w:color w:val="000000"/>
            <w:szCs w:val="21"/>
            <w:highlight w:val="green"/>
            <w:shd w:val="clear" w:color="auto" w:fill="FFFFFF"/>
            <w:woUserID w:val="5"/>
          </w:rPr>
          <w:delText>---铖玮</w:delText>
        </w:r>
      </w:del>
    </w:p>
    <w:p w14:paraId="467FC11A">
      <w:pPr>
        <w:rPr>
          <w:del w:id="1092" w:author="杨东 [2]" w:date="2026-07-29T12:50:43Z"/>
          <w:rFonts w:hint="default" w:ascii="Tahoma" w:hAnsi="Tahoma" w:cs="Tahoma"/>
          <w:color w:val="000000"/>
          <w:szCs w:val="21"/>
          <w:shd w:val="clear" w:color="auto" w:fill="FFFFFF"/>
          <w:woUserID w:val="5"/>
        </w:rPr>
      </w:pPr>
      <w:del w:id="1093" w:author="杨东 [2]" w:date="2026-07-29T12:50:43Z">
        <w:r>
          <w:rPr>
            <w:rFonts w:ascii="Tahoma" w:hAnsi="Tahoma" w:cs="Tahoma"/>
            <w:color w:val="000000"/>
            <w:szCs w:val="21"/>
            <w:shd w:val="clear" w:color="auto" w:fill="FFFFFF"/>
            <w:woUserID w:val="5"/>
          </w:rPr>
          <w:delText>4.3</w:delText>
        </w:r>
      </w:del>
      <w:del w:id="1094" w:author="杨东 [2]" w:date="2026-07-29T12:50:43Z">
        <w:r>
          <w:rPr>
            <w:rFonts w:ascii="Tahoma" w:hAnsi="Tahoma" w:cs="Tahoma"/>
            <w:color w:val="000000"/>
            <w:szCs w:val="21"/>
            <w:shd w:val="clear" w:color="auto" w:fill="FFFFFF"/>
          </w:rPr>
          <w:delText>The bidirectional consistency formula is author-defined and has not been validated by statistical theory or simulation studies.</w:delText>
        </w:r>
      </w:del>
      <w:del w:id="1095" w:author="杨东 [2]" w:date="2026-07-29T12:50:43Z">
        <w:r>
          <w:rPr>
            <w:rFonts w:ascii="Tahoma" w:hAnsi="Tahoma" w:cs="Tahoma"/>
            <w:color w:val="000000"/>
            <w:szCs w:val="21"/>
            <w:highlight w:val="green"/>
            <w:shd w:val="clear" w:color="auto" w:fill="FFFFFF"/>
          </w:rPr>
          <w:delText xml:space="preserve"> </w:delText>
        </w:r>
      </w:del>
      <w:del w:id="1096" w:author="杨东 [2]" w:date="2026-07-29T12:50:43Z">
        <w:r>
          <w:rPr>
            <w:rFonts w:ascii="Tahoma" w:hAnsi="Tahoma" w:cs="Tahoma"/>
            <w:color w:val="000000"/>
            <w:szCs w:val="21"/>
            <w:highlight w:val="green"/>
            <w:shd w:val="clear" w:color="auto" w:fill="FFFFFF"/>
            <w:woUserID w:val="5"/>
          </w:rPr>
          <w:delText>---铖玮</w:delText>
        </w:r>
      </w:del>
    </w:p>
    <w:p w14:paraId="7988958A">
      <w:pPr>
        <w:rPr>
          <w:del w:id="1097" w:author="杨东 [2]" w:date="2026-07-29T12:50:43Z"/>
          <w:rFonts w:hint="default" w:ascii="Tahoma" w:hAnsi="Tahoma" w:cs="Tahoma"/>
          <w:color w:val="000000"/>
          <w:szCs w:val="21"/>
          <w:shd w:val="clear" w:color="auto" w:fill="FFFFFF"/>
          <w:woUserID w:val="5"/>
        </w:rPr>
      </w:pPr>
      <w:del w:id="1098" w:author="杨东 [2]" w:date="2026-07-29T12:50:43Z">
        <w:r>
          <w:rPr>
            <w:rFonts w:ascii="Tahoma" w:hAnsi="Tahoma" w:cs="Tahoma"/>
            <w:color w:val="000000"/>
            <w:szCs w:val="21"/>
            <w:shd w:val="clear" w:color="auto" w:fill="FFFFFF"/>
            <w:woUserID w:val="5"/>
          </w:rPr>
          <w:delText>4.4</w:delText>
        </w:r>
      </w:del>
      <w:del w:id="1099" w:author="杨东 [2]" w:date="2026-07-29T12:50:43Z">
        <w:r>
          <w:rPr>
            <w:rFonts w:ascii="Tahoma" w:hAnsi="Tahoma" w:cs="Tahoma"/>
            <w:color w:val="000000"/>
            <w:szCs w:val="21"/>
            <w:shd w:val="clear" w:color="auto" w:fill="FFFFFF"/>
          </w:rPr>
          <w:delText xml:space="preserve">More seriously, CALM only validates known genes </w:delText>
        </w:r>
      </w:del>
      <w:del w:id="1100" w:author="杨东 [2]" w:date="2026-07-29T12:50:43Z">
        <w:r>
          <w:rPr>
            <w:rFonts w:ascii="Tahoma" w:hAnsi="Tahoma" w:cs="Tahoma"/>
            <w:color w:val="000000"/>
            <w:szCs w:val="21"/>
            <w:highlight w:val="cyan"/>
            <w:shd w:val="clear" w:color="auto" w:fill="FFFFFF"/>
          </w:rPr>
          <w:delText>Wx, GS3, and ALK</w:delText>
        </w:r>
      </w:del>
      <w:del w:id="1101" w:author="杨东 [2]" w:date="2026-07-29T12:50:43Z">
        <w:r>
          <w:rPr>
            <w:rFonts w:ascii="Tahoma" w:hAnsi="Tahoma" w:cs="Tahoma"/>
            <w:color w:val="000000"/>
            <w:szCs w:val="21"/>
            <w:shd w:val="clear" w:color="auto" w:fill="FFFFFF"/>
          </w:rPr>
          <w:delText>, without validating its ability to discover new genes; a model</w:delText>
        </w:r>
      </w:del>
      <w:del w:id="1102" w:author="杨东 [2]" w:date="2026-07-29T12:50:43Z">
        <w:r>
          <w:rPr>
            <w:rFonts w:hint="eastAsia" w:ascii="Tahoma" w:hAnsi="Tahoma" w:cs="Tahoma"/>
            <w:color w:val="000000"/>
            <w:szCs w:val="21"/>
            <w:shd w:val="clear" w:color="auto" w:fill="FFFFFF"/>
            <w:lang w:val="en-US" w:eastAsia="zh-CN"/>
          </w:rPr>
          <w:delText xml:space="preserve"> </w:delText>
        </w:r>
      </w:del>
      <w:del w:id="1103" w:author="杨东 [2]" w:date="2026-07-29T12:50:43Z">
        <w:r>
          <w:rPr>
            <w:rFonts w:ascii="Tahoma" w:hAnsi="Tahoma" w:cs="Tahoma"/>
            <w:color w:val="000000"/>
            <w:szCs w:val="21"/>
            <w:shd w:val="clear" w:color="auto" w:fill="FFFFFF"/>
          </w:rPr>
          <w:delText>that only recognizes "celebrities" has no value for research, and Wx and GS3 are well-studied major-effect genes in rice, so validating these genes is equivalent to "finding obvious things in obvious places." Performance on moderate or weak-effect quantitative genes is unknown, and</w:delText>
        </w:r>
      </w:del>
      <w:del w:id="1104" w:author="杨东 [2]" w:date="2026-07-29T12:50:43Z">
        <w:r>
          <w:rPr>
            <w:rFonts w:ascii="Tahoma" w:hAnsi="Tahoma" w:cs="Tahoma"/>
            <w:color w:val="000000"/>
            <w:szCs w:val="21"/>
            <w:highlight w:val="yellow"/>
            <w:shd w:val="clear" w:color="auto" w:fill="FFFFFF"/>
          </w:rPr>
          <w:delText xml:space="preserve"> CALM needs to be tested on randomly selected genes or simulated data.</w:delText>
        </w:r>
      </w:del>
      <w:del w:id="1105" w:author="杨东 [2]" w:date="2026-07-29T12:50:43Z">
        <w:r>
          <w:rPr>
            <w:rFonts w:ascii="Tahoma" w:hAnsi="Tahoma" w:cs="Tahoma"/>
            <w:color w:val="000000"/>
            <w:szCs w:val="21"/>
            <w:shd w:val="clear" w:color="auto" w:fill="FFFFFF"/>
          </w:rPr>
          <w:delText xml:space="preserve"> </w:delText>
        </w:r>
      </w:del>
      <w:del w:id="1106" w:author="杨东 [2]" w:date="2026-07-29T12:50:43Z">
        <w:r>
          <w:rPr>
            <w:rFonts w:ascii="Tahoma" w:hAnsi="Tahoma" w:cs="Tahoma"/>
            <w:color w:val="000000"/>
            <w:szCs w:val="21"/>
            <w:highlight w:val="green"/>
            <w:shd w:val="clear" w:color="auto" w:fill="FFFFFF"/>
            <w:woUserID w:val="5"/>
          </w:rPr>
          <w:delText>---江金陵、东旭---如果有新位点做GO或者换GWAS其它方法验证</w:delText>
        </w:r>
      </w:del>
    </w:p>
    <w:p w14:paraId="04BC4E75">
      <w:pPr>
        <w:rPr>
          <w:del w:id="1107" w:author="杨东 [2]" w:date="2026-07-29T12:50:43Z"/>
          <w:rFonts w:hint="default" w:ascii="Tahoma" w:hAnsi="Tahoma" w:cs="Tahoma"/>
          <w:color w:val="000000"/>
          <w:szCs w:val="21"/>
          <w:highlight w:val="green"/>
          <w:shd w:val="clear" w:color="auto" w:fill="FFFFFF"/>
          <w:woUserID w:val="5"/>
        </w:rPr>
      </w:pPr>
      <w:del w:id="1108" w:author="杨东 [2]" w:date="2026-07-29T12:50:43Z">
        <w:r>
          <w:rPr>
            <w:rFonts w:ascii="Tahoma" w:hAnsi="Tahoma" w:cs="Tahoma"/>
            <w:color w:val="000000"/>
            <w:szCs w:val="21"/>
            <w:shd w:val="clear" w:color="auto" w:fill="FFFFFF"/>
            <w:woUserID w:val="5"/>
          </w:rPr>
          <w:delText>4.5</w:delText>
        </w:r>
      </w:del>
      <w:del w:id="1109" w:author="杨东 [2]" w:date="2026-07-29T12:50:43Z">
        <w:r>
          <w:rPr>
            <w:rFonts w:ascii="Tahoma" w:hAnsi="Tahoma" w:cs="Tahoma"/>
            <w:color w:val="000000"/>
            <w:szCs w:val="21"/>
            <w:shd w:val="clear" w:color="auto" w:fill="FFFFFF"/>
          </w:rPr>
          <w:delText>Furthermore, there is no systematic comparison with standard tools like GEMMA and GCTA, including statistical power, false positive rate, and computational efficiency.</w:delText>
        </w:r>
      </w:del>
      <w:del w:id="1110" w:author="杨东 [2]" w:date="2026-07-29T12:50:43Z">
        <w:r>
          <w:rPr>
            <w:rFonts w:ascii="Tahoma" w:hAnsi="Tahoma" w:cs="Tahoma"/>
            <w:color w:val="000000"/>
            <w:szCs w:val="21"/>
            <w:highlight w:val="green"/>
            <w:shd w:val="clear" w:color="auto" w:fill="FFFFFF"/>
          </w:rPr>
          <w:delText xml:space="preserve"> </w:delText>
        </w:r>
      </w:del>
      <w:del w:id="1111" w:author="杨东 [2]" w:date="2026-07-29T12:50:43Z">
        <w:r>
          <w:rPr>
            <w:rFonts w:ascii="Tahoma" w:hAnsi="Tahoma" w:cs="Tahoma"/>
            <w:color w:val="000000"/>
            <w:szCs w:val="21"/>
            <w:highlight w:val="green"/>
            <w:shd w:val="clear" w:color="auto" w:fill="FFFFFF"/>
            <w:woUserID w:val="5"/>
          </w:rPr>
          <w:delText>---小翠</w:delText>
        </w:r>
      </w:del>
    </w:p>
    <w:p w14:paraId="4EE850FA">
      <w:pPr>
        <w:rPr>
          <w:del w:id="1112" w:author="杨东 [2]" w:date="2026-07-29T12:50:43Z"/>
          <w:rFonts w:ascii="Tahoma" w:hAnsi="Tahoma" w:cs="Tahoma"/>
          <w:color w:val="000000"/>
          <w:szCs w:val="21"/>
          <w:highlight w:val="yellow"/>
          <w:shd w:val="clear" w:color="auto" w:fill="FFFFFF"/>
        </w:rPr>
      </w:pPr>
      <w:del w:id="1113" w:author="杨东 [2]" w:date="2026-07-29T12:50:43Z">
        <w:r>
          <w:rPr>
            <w:rFonts w:ascii="Tahoma" w:hAnsi="Tahoma" w:cs="Tahoma"/>
            <w:color w:val="000000"/>
            <w:szCs w:val="21"/>
            <w:highlight w:val="yellow"/>
            <w:shd w:val="clear" w:color="auto" w:fill="FFFFFF"/>
          </w:rPr>
          <w:delText xml:space="preserve">The suggested revision </w:delText>
        </w:r>
      </w:del>
      <w:del w:id="1114" w:author="杨东 [2]" w:date="2026-07-29T12:50:43Z">
        <w:r>
          <w:rPr>
            <w:rFonts w:ascii="Tahoma" w:hAnsi="Tahoma" w:cs="Tahoma"/>
            <w:color w:val="000000"/>
            <w:szCs w:val="21"/>
            <w:highlight w:val="yellow"/>
            <w:shd w:val="clear" w:color="auto" w:fill="FFFFFF"/>
            <w:woUserID w:val="5"/>
          </w:rPr>
          <w:delText>（审稿人建议修改方向）</w:delText>
        </w:r>
      </w:del>
      <w:del w:id="1115" w:author="杨东 [2]" w:date="2026-07-29T12:50:43Z">
        <w:r>
          <w:rPr>
            <w:rFonts w:ascii="Tahoma" w:hAnsi="Tahoma" w:cs="Tahoma"/>
            <w:color w:val="000000"/>
            <w:szCs w:val="21"/>
            <w:highlight w:val="yellow"/>
            <w:shd w:val="clear" w:color="auto" w:fill="FFFFFF"/>
          </w:rPr>
          <w:delText xml:space="preserve">is to </w:delText>
        </w:r>
      </w:del>
    </w:p>
    <w:p w14:paraId="6044BF05">
      <w:pPr>
        <w:rPr>
          <w:del w:id="1116" w:author="杨东 [2]" w:date="2026-07-29T12:50:43Z"/>
          <w:rFonts w:hint="default" w:ascii="Tahoma" w:hAnsi="Tahoma" w:cs="Tahoma"/>
          <w:color w:val="000000"/>
          <w:szCs w:val="21"/>
          <w:highlight w:val="yellow"/>
          <w:shd w:val="clear" w:color="auto" w:fill="FFFFFF"/>
          <w:woUserID w:val="5"/>
        </w:rPr>
      </w:pPr>
      <w:del w:id="1117" w:author="杨东 [2]" w:date="2026-07-29T12:50:43Z">
        <w:r>
          <w:rPr>
            <w:rFonts w:ascii="Tahoma" w:hAnsi="Tahoma" w:cs="Tahoma"/>
            <w:color w:val="000000"/>
            <w:szCs w:val="21"/>
            <w:highlight w:val="yellow"/>
            <w:shd w:val="clear" w:color="auto" w:fill="FFFFFF"/>
            <w:woUserID w:val="5"/>
          </w:rPr>
          <w:delText>4.6</w:delText>
        </w:r>
      </w:del>
      <w:del w:id="1118" w:author="杨东 [2]" w:date="2026-07-29T12:50:43Z">
        <w:r>
          <w:rPr>
            <w:rFonts w:ascii="Tahoma" w:hAnsi="Tahoma" w:cs="Tahoma"/>
            <w:color w:val="000000"/>
            <w:szCs w:val="21"/>
            <w:highlight w:val="cyan"/>
            <w:shd w:val="clear" w:color="auto" w:fill="FFFFFF"/>
          </w:rPr>
          <w:delText>provide validation experiments for attention score biological meaning</w:delText>
        </w:r>
      </w:del>
      <w:del w:id="1119" w:author="杨东 [2]" w:date="2026-07-29T12:50:43Z">
        <w:r>
          <w:rPr>
            <w:rFonts w:ascii="Tahoma" w:hAnsi="Tahoma" w:cs="Tahoma"/>
            <w:color w:val="000000"/>
            <w:szCs w:val="21"/>
            <w:highlight w:val="yellow"/>
            <w:shd w:val="clear" w:color="auto" w:fill="FFFFFF"/>
          </w:rPr>
          <w:delText xml:space="preserve"> (e.g., comparison with known regulatory elements, QTL databases),</w:delText>
        </w:r>
      </w:del>
      <w:del w:id="1120" w:author="杨东 [2]" w:date="2026-07-29T12:50:43Z">
        <w:r>
          <w:rPr>
            <w:rFonts w:ascii="Tahoma" w:hAnsi="Tahoma" w:cs="Tahoma"/>
            <w:color w:val="000000"/>
            <w:szCs w:val="21"/>
            <w:highlight w:val="green"/>
            <w:shd w:val="clear" w:color="auto" w:fill="FFFFFF"/>
          </w:rPr>
          <w:delText xml:space="preserve"> </w:delText>
        </w:r>
      </w:del>
      <w:del w:id="1121" w:author="杨东 [2]" w:date="2026-07-29T12:50:43Z">
        <w:r>
          <w:rPr>
            <w:rFonts w:ascii="Tahoma" w:hAnsi="Tahoma" w:cs="Tahoma"/>
            <w:color w:val="000000"/>
            <w:szCs w:val="21"/>
            <w:highlight w:val="green"/>
            <w:shd w:val="clear" w:color="auto" w:fill="FFFFFF"/>
            <w:woUserID w:val="5"/>
          </w:rPr>
          <w:delText>---已覆盖</w:delText>
        </w:r>
      </w:del>
    </w:p>
    <w:p w14:paraId="39673A4D">
      <w:pPr>
        <w:rPr>
          <w:del w:id="1122" w:author="杨东 [2]" w:date="2026-07-29T12:50:43Z"/>
          <w:rFonts w:ascii="Tahoma" w:hAnsi="Tahoma" w:cs="Tahoma"/>
          <w:color w:val="000000"/>
          <w:szCs w:val="21"/>
          <w:highlight w:val="yellow"/>
          <w:shd w:val="clear" w:color="auto" w:fill="FFFFFF"/>
        </w:rPr>
      </w:pPr>
      <w:del w:id="1123" w:author="杨东 [2]" w:date="2026-07-29T12:50:43Z">
        <w:r>
          <w:rPr>
            <w:rFonts w:ascii="Tahoma" w:hAnsi="Tahoma" w:cs="Tahoma"/>
            <w:color w:val="000000"/>
            <w:szCs w:val="21"/>
            <w:highlight w:val="yellow"/>
            <w:shd w:val="clear" w:color="auto" w:fill="FFFFFF"/>
            <w:woUserID w:val="5"/>
          </w:rPr>
          <w:delText>4.7</w:delText>
        </w:r>
      </w:del>
      <w:del w:id="1124" w:author="杨东 [2]" w:date="2026-07-29T12:50:43Z">
        <w:r>
          <w:rPr>
            <w:rFonts w:ascii="Tahoma" w:hAnsi="Tahoma" w:cs="Tahoma"/>
            <w:color w:val="000000"/>
            <w:szCs w:val="21"/>
            <w:highlight w:val="yellow"/>
            <w:shd w:val="clear" w:color="auto" w:fill="FFFFFF"/>
          </w:rPr>
          <w:delText xml:space="preserve">use </w:delText>
        </w:r>
      </w:del>
      <w:del w:id="1125" w:author="杨东 [2]" w:date="2026-07-29T12:50:43Z">
        <w:r>
          <w:rPr>
            <w:rFonts w:ascii="Tahoma" w:hAnsi="Tahoma" w:cs="Tahoma"/>
            <w:color w:val="000000"/>
            <w:szCs w:val="21"/>
            <w:highlight w:val="cyan"/>
            <w:shd w:val="clear" w:color="auto" w:fill="FFFFFF"/>
          </w:rPr>
          <w:delText>standard statistical methods</w:delText>
        </w:r>
      </w:del>
      <w:del w:id="1126" w:author="杨东 [2]" w:date="2026-07-29T12:50:43Z">
        <w:r>
          <w:rPr>
            <w:rFonts w:ascii="Tahoma" w:hAnsi="Tahoma" w:cs="Tahoma"/>
            <w:color w:val="000000"/>
            <w:szCs w:val="21"/>
            <w:highlight w:val="yellow"/>
            <w:shd w:val="clear" w:color="auto" w:fill="FFFFFF"/>
          </w:rPr>
          <w:delText xml:space="preserve"> to replace custom formulas or provide detailed statistical derivation in Supplementary Materials, </w:delText>
        </w:r>
      </w:del>
      <w:del w:id="1127" w:author="杨东 [2]" w:date="2026-07-29T12:50:43Z">
        <w:r>
          <w:rPr>
            <w:rFonts w:ascii="Tahoma" w:hAnsi="Tahoma" w:cs="Tahoma"/>
            <w:color w:val="000000"/>
            <w:szCs w:val="21"/>
            <w:highlight w:val="green"/>
            <w:shd w:val="clear" w:color="auto" w:fill="FFFFFF"/>
            <w:woUserID w:val="5"/>
          </w:rPr>
          <w:delText xml:space="preserve"> ---已覆盖</w:delText>
        </w:r>
      </w:del>
    </w:p>
    <w:p w14:paraId="4207CD32">
      <w:pPr>
        <w:rPr>
          <w:del w:id="1128" w:author="杨东 [2]" w:date="2026-07-29T12:50:43Z"/>
          <w:rFonts w:ascii="Tahoma" w:hAnsi="Tahoma" w:cs="Tahoma"/>
          <w:color w:val="000000"/>
          <w:szCs w:val="21"/>
          <w:highlight w:val="yellow"/>
          <w:shd w:val="clear" w:color="auto" w:fill="FFFFFF"/>
        </w:rPr>
      </w:pPr>
      <w:del w:id="1129" w:author="杨东 [2]" w:date="2026-07-29T12:50:43Z">
        <w:r>
          <w:rPr>
            <w:rFonts w:ascii="Tahoma" w:hAnsi="Tahoma" w:cs="Tahoma"/>
            <w:color w:val="000000"/>
            <w:szCs w:val="21"/>
            <w:highlight w:val="yellow"/>
            <w:shd w:val="clear" w:color="auto" w:fill="FFFFFF"/>
            <w:woUserID w:val="5"/>
          </w:rPr>
          <w:delText>4.8</w:delText>
        </w:r>
      </w:del>
      <w:del w:id="1130" w:author="杨东 [2]" w:date="2026-07-29T12:50:43Z">
        <w:r>
          <w:rPr>
            <w:rFonts w:ascii="Tahoma" w:hAnsi="Tahoma" w:cs="Tahoma"/>
            <w:color w:val="000000"/>
            <w:szCs w:val="21"/>
            <w:highlight w:val="yellow"/>
            <w:shd w:val="clear" w:color="auto" w:fill="FFFFFF"/>
          </w:rPr>
          <w:delText xml:space="preserve">test CALM </w:delText>
        </w:r>
      </w:del>
      <w:del w:id="1131" w:author="杨东 [2]" w:date="2026-07-29T12:50:43Z">
        <w:r>
          <w:rPr>
            <w:rFonts w:ascii="Tahoma" w:hAnsi="Tahoma" w:cs="Tahoma"/>
            <w:color w:val="000000"/>
            <w:szCs w:val="21"/>
            <w:highlight w:val="cyan"/>
            <w:shd w:val="clear" w:color="auto" w:fill="FFFFFF"/>
          </w:rPr>
          <w:delText>on simulated data</w:delText>
        </w:r>
      </w:del>
      <w:del w:id="1132" w:author="杨东 [2]" w:date="2026-07-29T12:50:43Z">
        <w:r>
          <w:rPr>
            <w:rFonts w:hint="eastAsia" w:ascii="Tahoma" w:hAnsi="Tahoma" w:cs="Tahoma"/>
            <w:color w:val="000000"/>
            <w:szCs w:val="21"/>
            <w:highlight w:val="cyan"/>
            <w:shd w:val="clear" w:color="auto" w:fill="FFFFFF"/>
            <w:lang w:val="en-US" w:eastAsia="zh-CN"/>
          </w:rPr>
          <w:delText xml:space="preserve"> （不做）</w:delText>
        </w:r>
      </w:del>
      <w:del w:id="1133" w:author="杨东 [2]" w:date="2026-07-29T12:50:43Z">
        <w:r>
          <w:rPr>
            <w:rFonts w:ascii="Tahoma" w:hAnsi="Tahoma" w:cs="Tahoma"/>
            <w:color w:val="000000"/>
            <w:szCs w:val="21"/>
            <w:highlight w:val="yellow"/>
            <w:shd w:val="clear" w:color="auto" w:fill="FFFFFF"/>
          </w:rPr>
          <w:delText xml:space="preserve"> and</w:delText>
        </w:r>
      </w:del>
      <w:del w:id="1134" w:author="杨东 [2]" w:date="2026-07-29T12:50:43Z">
        <w:r>
          <w:rPr>
            <w:rFonts w:ascii="Tahoma" w:hAnsi="Tahoma" w:cs="Tahoma"/>
            <w:color w:val="000000"/>
            <w:szCs w:val="21"/>
            <w:highlight w:val="cyan"/>
            <w:shd w:val="clear" w:color="auto" w:fill="FFFFFF"/>
          </w:rPr>
          <w:delText xml:space="preserve"> randomly selected genes to validate its ability to discover new genes</w:delText>
        </w:r>
      </w:del>
      <w:del w:id="1135" w:author="杨东 [2]" w:date="2026-07-29T12:50:43Z">
        <w:r>
          <w:rPr>
            <w:rFonts w:ascii="Tahoma" w:hAnsi="Tahoma" w:cs="Tahoma"/>
            <w:color w:val="000000"/>
            <w:szCs w:val="21"/>
            <w:highlight w:val="yellow"/>
            <w:shd w:val="clear" w:color="auto" w:fill="FFFFFF"/>
          </w:rPr>
          <w:delText xml:space="preserve">, </w:delText>
        </w:r>
      </w:del>
      <w:del w:id="1136" w:author="杨东 [2]" w:date="2026-07-29T12:50:43Z">
        <w:r>
          <w:rPr>
            <w:rFonts w:ascii="Tahoma" w:hAnsi="Tahoma" w:cs="Tahoma"/>
            <w:color w:val="000000"/>
            <w:szCs w:val="21"/>
            <w:highlight w:val="green"/>
            <w:shd w:val="clear" w:color="auto" w:fill="FFFFFF"/>
            <w:woUserID w:val="5"/>
          </w:rPr>
          <w:delText xml:space="preserve"> ---已覆盖</w:delText>
        </w:r>
      </w:del>
    </w:p>
    <w:p w14:paraId="1EDB45CC">
      <w:pPr>
        <w:rPr>
          <w:del w:id="1137" w:author="杨东 [2]" w:date="2026-07-29T12:50:43Z"/>
          <w:rFonts w:hint="eastAsia" w:ascii="Tahoma" w:hAnsi="Tahoma" w:cs="Tahoma"/>
          <w:color w:val="000000"/>
          <w:szCs w:val="21"/>
          <w:highlight w:val="yellow"/>
          <w:shd w:val="clear" w:color="auto" w:fill="FFFFFF"/>
          <w:lang w:val="en-US" w:eastAsia="zh-CN"/>
        </w:rPr>
      </w:pPr>
      <w:del w:id="1138" w:author="杨东 [2]" w:date="2026-07-29T12:50:43Z">
        <w:r>
          <w:rPr>
            <w:rFonts w:ascii="Tahoma" w:hAnsi="Tahoma" w:cs="Tahoma"/>
            <w:color w:val="000000"/>
            <w:szCs w:val="21"/>
            <w:highlight w:val="yellow"/>
            <w:shd w:val="clear" w:color="auto" w:fill="FFFFFF"/>
            <w:woUserID w:val="5"/>
          </w:rPr>
          <w:delText>4.9</w:delText>
        </w:r>
      </w:del>
      <w:del w:id="1139" w:author="杨东 [2]" w:date="2026-07-29T12:50:43Z">
        <w:r>
          <w:rPr>
            <w:rFonts w:ascii="Tahoma" w:hAnsi="Tahoma" w:cs="Tahoma"/>
            <w:color w:val="000000"/>
            <w:szCs w:val="21"/>
            <w:highlight w:val="yellow"/>
            <w:shd w:val="clear" w:color="auto" w:fill="FFFFFF"/>
          </w:rPr>
          <w:delText xml:space="preserve">and </w:delText>
        </w:r>
      </w:del>
      <w:del w:id="1140" w:author="杨东 [2]" w:date="2026-07-29T12:50:43Z">
        <w:r>
          <w:rPr>
            <w:rFonts w:ascii="Tahoma" w:hAnsi="Tahoma" w:cs="Tahoma"/>
            <w:color w:val="000000"/>
            <w:szCs w:val="21"/>
            <w:highlight w:val="cyan"/>
            <w:shd w:val="clear" w:color="auto" w:fill="FFFFFF"/>
          </w:rPr>
          <w:delText>conduct systematic comparison with at least one standard GWAS</w:delText>
        </w:r>
      </w:del>
      <w:del w:id="1141" w:author="杨东 [2]" w:date="2026-07-29T12:50:43Z">
        <w:r>
          <w:rPr>
            <w:rFonts w:hint="eastAsia" w:ascii="Tahoma" w:hAnsi="Tahoma" w:cs="Tahoma"/>
            <w:color w:val="000000"/>
            <w:szCs w:val="21"/>
            <w:highlight w:val="cyan"/>
            <w:shd w:val="clear" w:color="auto" w:fill="FFFFFF"/>
            <w:lang w:val="en-US" w:eastAsia="zh-CN"/>
          </w:rPr>
          <w:delText xml:space="preserve"> </w:delText>
        </w:r>
      </w:del>
      <w:del w:id="1142" w:author="杨东 [2]" w:date="2026-07-29T12:50:43Z">
        <w:r>
          <w:rPr>
            <w:rFonts w:ascii="Tahoma" w:hAnsi="Tahoma" w:cs="Tahoma"/>
            <w:color w:val="000000"/>
            <w:szCs w:val="21"/>
            <w:highlight w:val="cyan"/>
            <w:shd w:val="clear" w:color="auto" w:fill="FFFFFF"/>
          </w:rPr>
          <w:delText>tool</w:delText>
        </w:r>
      </w:del>
      <w:del w:id="1143" w:author="杨东 [2]" w:date="2026-07-29T12:50:43Z">
        <w:r>
          <w:rPr>
            <w:rFonts w:ascii="Tahoma" w:hAnsi="Tahoma" w:cs="Tahoma"/>
            <w:color w:val="000000"/>
            <w:szCs w:val="21"/>
            <w:highlight w:val="yellow"/>
            <w:shd w:val="clear" w:color="auto" w:fill="FFFFFF"/>
          </w:rPr>
          <w:delText>.</w:delText>
        </w:r>
      </w:del>
      <w:del w:id="1144" w:author="杨东 [2]" w:date="2026-07-29T12:50:43Z">
        <w:r>
          <w:rPr>
            <w:rFonts w:hint="eastAsia" w:ascii="Tahoma" w:hAnsi="Tahoma" w:cs="Tahoma"/>
            <w:color w:val="000000"/>
            <w:szCs w:val="21"/>
            <w:highlight w:val="yellow"/>
            <w:shd w:val="clear" w:color="auto" w:fill="FFFFFF"/>
            <w:lang w:val="en-US" w:eastAsia="zh-CN"/>
          </w:rPr>
          <w:delText xml:space="preserve"> </w:delText>
        </w:r>
      </w:del>
      <w:del w:id="1145" w:author="杨东 [2]" w:date="2026-07-29T12:50:43Z">
        <w:r>
          <w:rPr>
            <w:rFonts w:ascii="Tahoma" w:hAnsi="Tahoma" w:cs="Tahoma"/>
            <w:color w:val="000000"/>
            <w:szCs w:val="21"/>
            <w:highlight w:val="green"/>
            <w:shd w:val="clear" w:color="auto" w:fill="FFFFFF"/>
            <w:woUserID w:val="5"/>
          </w:rPr>
          <w:delText xml:space="preserve"> ---已覆盖</w:delText>
        </w:r>
      </w:del>
    </w:p>
    <w:p w14:paraId="4907C02B">
      <w:pPr>
        <w:rPr>
          <w:del w:id="1146" w:author="杨东 [2]" w:date="2026-07-29T12:50:43Z"/>
          <w:rFonts w:hint="eastAsia" w:ascii="Tahoma" w:hAnsi="Tahoma" w:cs="Tahoma"/>
          <w:color w:val="000000"/>
          <w:szCs w:val="21"/>
          <w:highlight w:val="green"/>
          <w:shd w:val="clear" w:color="auto" w:fill="FFFFFF"/>
          <w:lang w:val="en-US" w:eastAsia="zh-CN"/>
        </w:rPr>
      </w:pPr>
      <w:del w:id="1147" w:author="杨东 [2]" w:date="2026-07-29T12:50:43Z">
        <w:r>
          <w:rPr>
            <w:rFonts w:hint="eastAsia" w:ascii="Tahoma" w:hAnsi="Tahoma" w:cs="Tahoma"/>
            <w:color w:val="000000"/>
            <w:szCs w:val="21"/>
            <w:highlight w:val="green"/>
            <w:shd w:val="clear" w:color="auto" w:fill="FFFFFF"/>
            <w:lang w:val="en-US" w:eastAsia="zh-CN"/>
          </w:rPr>
          <w:delText>（铖玮、东旭、金陵、小翠）</w:delText>
        </w:r>
      </w:del>
    </w:p>
    <w:p w14:paraId="46FB4738">
      <w:pPr>
        <w:rPr>
          <w:del w:id="1148" w:author="杨东 [2]" w:date="2026-07-29T12:50:43Z"/>
          <w:rFonts w:hint="default" w:ascii="Tahoma" w:hAnsi="Tahoma" w:cs="Tahoma"/>
          <w:color w:val="000000"/>
          <w:szCs w:val="21"/>
          <w:highlight w:val="yellow"/>
          <w:shd w:val="clear" w:color="auto" w:fill="FFFFFF"/>
          <w:lang w:eastAsia="zh-CN"/>
          <w:woUserID w:val="3"/>
        </w:rPr>
      </w:pPr>
      <w:del w:id="1149" w:author="杨东 [2]" w:date="2026-07-29T12:50:43Z">
        <w:r>
          <w:rPr>
            <w:rFonts w:hint="eastAsia" w:ascii="Tahoma" w:hAnsi="Tahoma" w:cs="Tahoma"/>
            <w:color w:val="000000"/>
            <w:szCs w:val="21"/>
            <w:highlight w:val="yellow"/>
            <w:shd w:val="clear" w:color="auto" w:fill="FFFFFF"/>
            <w:lang w:val="en-US" w:eastAsia="zh-CN"/>
          </w:rPr>
          <w:delText>1</w:delText>
        </w:r>
      </w:del>
      <w:del w:id="1150" w:author="杨东 [2]" w:date="2026-07-29T12:50:43Z">
        <w:r>
          <w:rPr>
            <w:rFonts w:hint="default" w:ascii="Tahoma" w:hAnsi="Tahoma" w:cs="Tahoma"/>
            <w:color w:val="000000"/>
            <w:szCs w:val="21"/>
            <w:highlight w:val="yellow"/>
            <w:shd w:val="clear" w:color="auto" w:fill="FFFFFF"/>
            <w:lang w:eastAsia="zh-CN"/>
            <w:woUserID w:val="3"/>
          </w:rPr>
          <w:delText>.视情况看是否要把CALM放到discussion（看7、8的结果）</w:delText>
        </w:r>
      </w:del>
    </w:p>
    <w:p w14:paraId="608D3C40">
      <w:pPr>
        <w:rPr>
          <w:del w:id="1151" w:author="杨东 [2]" w:date="2026-07-29T12:50:43Z"/>
          <w:rFonts w:hint="eastAsia" w:ascii="Tahoma" w:hAnsi="Tahoma" w:cs="Tahoma"/>
          <w:color w:val="000000"/>
          <w:szCs w:val="21"/>
          <w:highlight w:val="yellow"/>
          <w:shd w:val="clear" w:color="auto" w:fill="FFFFFF"/>
          <w:lang w:val="en-US" w:eastAsia="zh-CN"/>
        </w:rPr>
      </w:pPr>
      <w:del w:id="1152" w:author="杨东 [2]" w:date="2026-07-29T12:50:43Z">
        <w:r>
          <w:rPr>
            <w:rFonts w:hint="eastAsia" w:ascii="Tahoma" w:hAnsi="Tahoma" w:cs="Tahoma"/>
            <w:color w:val="000000"/>
            <w:szCs w:val="21"/>
            <w:highlight w:val="yellow"/>
            <w:shd w:val="clear" w:color="auto" w:fill="FFFFFF"/>
            <w:lang w:val="en-US" w:eastAsia="zh-CN"/>
          </w:rPr>
          <w:delText>2.关于PCA，有结果，可提供</w:delText>
        </w:r>
      </w:del>
      <w:del w:id="1153" w:author="杨东 [2]" w:date="2026-07-29T12:50:43Z">
        <w:r>
          <w:rPr>
            <w:rFonts w:hint="default" w:ascii="Tahoma" w:hAnsi="Tahoma" w:cs="Tahoma"/>
            <w:color w:val="000000"/>
            <w:szCs w:val="21"/>
            <w:highlight w:val="yellow"/>
            <w:shd w:val="clear" w:color="auto" w:fill="FFFFFF"/>
            <w:lang w:eastAsia="zh-CN"/>
            <w:woUserID w:val="5"/>
          </w:rPr>
          <w:delText>---铖玮</w:delText>
        </w:r>
      </w:del>
    </w:p>
    <w:p w14:paraId="69A83781">
      <w:pPr>
        <w:rPr>
          <w:del w:id="1154" w:author="杨东 [2]" w:date="2026-07-29T12:50:43Z"/>
          <w:rFonts w:hint="eastAsia" w:ascii="Tahoma" w:hAnsi="Tahoma" w:cs="Tahoma"/>
          <w:color w:val="000000"/>
          <w:szCs w:val="21"/>
          <w:highlight w:val="yellow"/>
          <w:shd w:val="clear" w:color="auto" w:fill="FFFFFF"/>
          <w:lang w:val="en-US" w:eastAsia="zh-CN"/>
        </w:rPr>
      </w:pPr>
      <w:del w:id="1155" w:author="杨东 [2]" w:date="2026-07-29T12:50:43Z">
        <w:r>
          <w:rPr>
            <w:rFonts w:hint="eastAsia" w:ascii="Tahoma" w:hAnsi="Tahoma" w:cs="Tahoma"/>
            <w:color w:val="000000"/>
            <w:szCs w:val="21"/>
            <w:highlight w:val="yellow"/>
            <w:shd w:val="clear" w:color="auto" w:fill="FFFFFF"/>
            <w:lang w:val="en-US" w:eastAsia="zh-CN"/>
          </w:rPr>
          <w:delText>3.惩罚项判断的疑问</w:delText>
        </w:r>
      </w:del>
    </w:p>
    <w:p w14:paraId="3289AE78">
      <w:pPr>
        <w:rPr>
          <w:del w:id="1156" w:author="杨东 [2]" w:date="2026-07-29T12:50:43Z"/>
          <w:rFonts w:hint="default" w:ascii="Tahoma" w:hAnsi="Tahoma" w:cs="Tahoma"/>
          <w:color w:val="000000"/>
          <w:szCs w:val="21"/>
          <w:highlight w:val="yellow"/>
          <w:shd w:val="clear" w:color="auto" w:fill="FFFFFF"/>
          <w:lang w:val="en-US" w:eastAsia="zh-CN"/>
        </w:rPr>
      </w:pPr>
      <w:del w:id="1157" w:author="杨东 [2]" w:date="2026-07-29T12:50:43Z">
        <w:r>
          <w:rPr>
            <w:rFonts w:hint="eastAsia" w:ascii="Tahoma" w:hAnsi="Tahoma" w:cs="Tahoma"/>
            <w:color w:val="000000"/>
            <w:szCs w:val="21"/>
            <w:highlight w:val="yellow"/>
            <w:shd w:val="clear" w:color="auto" w:fill="FFFFFF"/>
            <w:lang w:val="en-US" w:eastAsia="zh-CN"/>
          </w:rPr>
          <w:delText>4.基因验证（有商老师的结果，结果与GWAS接近）</w:delText>
        </w:r>
      </w:del>
      <w:del w:id="1158" w:author="杨东 [2]" w:date="2026-07-29T12:50:43Z">
        <w:r>
          <w:rPr>
            <w:rFonts w:hint="default" w:ascii="Tahoma" w:hAnsi="Tahoma" w:cs="Tahoma"/>
            <w:color w:val="000000"/>
            <w:szCs w:val="21"/>
            <w:highlight w:val="yellow"/>
            <w:shd w:val="clear" w:color="auto" w:fill="FFFFFF"/>
            <w:lang w:eastAsia="zh-CN"/>
            <w:woUserID w:val="5"/>
          </w:rPr>
          <w:delText>---铖玮</w:delText>
        </w:r>
      </w:del>
    </w:p>
    <w:p w14:paraId="50469153">
      <w:pPr>
        <w:rPr>
          <w:del w:id="1159" w:author="杨东 [2]" w:date="2026-07-29T12:50:43Z"/>
          <w:rFonts w:hint="default" w:ascii="Tahoma" w:hAnsi="Tahoma" w:cs="Tahoma"/>
          <w:color w:val="000000"/>
          <w:szCs w:val="21"/>
          <w:highlight w:val="yellow"/>
          <w:shd w:val="clear" w:color="auto" w:fill="FFFFFF"/>
          <w:lang w:eastAsia="zh-CN"/>
          <w:woUserID w:val="3"/>
        </w:rPr>
      </w:pPr>
      <w:del w:id="1160" w:author="杨东 [2]" w:date="2026-07-29T12:50:43Z">
        <w:r>
          <w:rPr>
            <w:rFonts w:hint="eastAsia" w:ascii="Tahoma" w:hAnsi="Tahoma" w:cs="Tahoma"/>
            <w:color w:val="000000"/>
            <w:szCs w:val="21"/>
            <w:highlight w:val="yellow"/>
            <w:shd w:val="clear" w:color="auto" w:fill="FFFFFF"/>
            <w:lang w:val="en-US" w:eastAsia="zh-CN"/>
          </w:rPr>
          <w:delText>5.补充解释</w:delText>
        </w:r>
      </w:del>
      <w:del w:id="1161" w:author="杨东 [2]" w:date="2026-07-29T12:50:43Z">
        <w:r>
          <w:rPr>
            <w:rFonts w:hint="default" w:ascii="Tahoma" w:hAnsi="Tahoma" w:cs="Tahoma"/>
            <w:color w:val="000000"/>
            <w:szCs w:val="21"/>
            <w:highlight w:val="yellow"/>
            <w:shd w:val="clear" w:color="auto" w:fill="FFFFFF"/>
            <w:lang w:eastAsia="zh-CN"/>
            <w:woUserID w:val="3"/>
          </w:rPr>
          <w:delText>无法在模拟数据上做实验</w:delText>
        </w:r>
      </w:del>
    </w:p>
    <w:p w14:paraId="5B3F3D70">
      <w:pPr>
        <w:rPr>
          <w:del w:id="1162" w:author="杨东 [2]" w:date="2026-07-29T12:50:43Z"/>
          <w:rFonts w:hint="default" w:ascii="Tahoma" w:hAnsi="Tahoma" w:cs="Tahoma"/>
          <w:color w:val="000000"/>
          <w:szCs w:val="21"/>
          <w:highlight w:val="yellow"/>
          <w:shd w:val="clear" w:color="auto" w:fill="FFFFFF"/>
          <w:lang w:eastAsia="zh-CN"/>
          <w:woUserID w:val="5"/>
        </w:rPr>
      </w:pPr>
      <w:del w:id="1163" w:author="杨东 [2]" w:date="2026-07-29T12:50:43Z">
        <w:r>
          <w:rPr>
            <w:rFonts w:hint="eastAsia" w:ascii="Tahoma" w:hAnsi="Tahoma" w:cs="Tahoma"/>
            <w:color w:val="000000"/>
            <w:szCs w:val="21"/>
            <w:highlight w:val="yellow"/>
            <w:shd w:val="clear" w:color="auto" w:fill="FFFFFF"/>
            <w:lang w:val="en-US" w:eastAsia="zh-CN"/>
          </w:rPr>
          <w:delText>6.补充分析并展示，承认该方法的局限性（类GWAS方法</w:delText>
        </w:r>
      </w:del>
      <w:del w:id="1164" w:author="杨东 [2]" w:date="2026-07-29T12:50:43Z">
        <w:r>
          <w:rPr>
            <w:rFonts w:hint="default" w:ascii="Tahoma" w:hAnsi="Tahoma" w:cs="Tahoma"/>
            <w:color w:val="000000"/>
            <w:szCs w:val="21"/>
            <w:highlight w:val="yellow"/>
            <w:shd w:val="clear" w:color="auto" w:fill="FFFFFF"/>
            <w:lang w:eastAsia="zh-CN"/>
            <w:woUserID w:val="3"/>
          </w:rPr>
          <w:delText>，与2、4关联</w:delText>
        </w:r>
      </w:del>
      <w:del w:id="1165" w:author="杨东 [2]" w:date="2026-07-29T12:50:43Z">
        <w:r>
          <w:rPr>
            <w:rFonts w:hint="eastAsia" w:ascii="Tahoma" w:hAnsi="Tahoma" w:cs="Tahoma"/>
            <w:color w:val="000000"/>
            <w:szCs w:val="21"/>
            <w:highlight w:val="yellow"/>
            <w:shd w:val="clear" w:color="auto" w:fill="FFFFFF"/>
            <w:lang w:val="en-US" w:eastAsia="zh-CN"/>
          </w:rPr>
          <w:delText>）</w:delText>
        </w:r>
      </w:del>
      <w:del w:id="1166" w:author="杨东 [2]" w:date="2026-07-29T12:50:43Z">
        <w:r>
          <w:rPr>
            <w:rFonts w:hint="default" w:ascii="Tahoma" w:hAnsi="Tahoma" w:cs="Tahoma"/>
            <w:color w:val="000000"/>
            <w:szCs w:val="21"/>
            <w:highlight w:val="yellow"/>
            <w:shd w:val="clear" w:color="auto" w:fill="FFFFFF"/>
            <w:lang w:eastAsia="zh-CN"/>
            <w:woUserID w:val="5"/>
          </w:rPr>
          <w:delText>---铖玮</w:delText>
        </w:r>
      </w:del>
    </w:p>
    <w:p w14:paraId="780DE4E9">
      <w:pPr>
        <w:rPr>
          <w:del w:id="1167" w:author="杨东 [2]" w:date="2026-07-29T12:50:43Z"/>
          <w:rFonts w:hint="default" w:ascii="Tahoma" w:hAnsi="Tahoma" w:cs="Tahoma"/>
          <w:color w:val="000000"/>
          <w:szCs w:val="21"/>
          <w:highlight w:val="yellow"/>
          <w:shd w:val="clear" w:color="auto" w:fill="FFFFFF"/>
          <w:lang w:val="en-US" w:eastAsia="zh-CN"/>
        </w:rPr>
      </w:pPr>
      <w:del w:id="1168" w:author="杨东 [2]" w:date="2026-07-29T12:50:43Z">
        <w:r>
          <w:rPr>
            <w:rFonts w:hint="eastAsia" w:ascii="Tahoma" w:hAnsi="Tahoma" w:cs="Tahoma"/>
            <w:color w:val="000000"/>
            <w:szCs w:val="21"/>
            <w:highlight w:val="yellow"/>
            <w:shd w:val="clear" w:color="auto" w:fill="FFFFFF"/>
            <w:lang w:val="en-US" w:eastAsia="zh-CN"/>
          </w:rPr>
          <w:delText>7.全基因组扫描（以gs3为例）、挑选区段，单做粒长基因</w:delText>
        </w:r>
      </w:del>
    </w:p>
    <w:p w14:paraId="15A3D6A5">
      <w:pPr>
        <w:rPr>
          <w:del w:id="1169" w:author="杨东 [2]" w:date="2026-07-29T12:50:43Z"/>
          <w:rFonts w:hint="eastAsia" w:ascii="Tahoma" w:hAnsi="Tahoma" w:cs="Tahoma"/>
          <w:color w:val="000000"/>
          <w:szCs w:val="21"/>
          <w:highlight w:val="yellow"/>
          <w:shd w:val="clear" w:color="auto" w:fill="FFFFFF"/>
          <w:lang w:val="en-US" w:eastAsia="zh-CN"/>
        </w:rPr>
      </w:pPr>
      <w:del w:id="1170" w:author="杨东 [2]" w:date="2026-07-29T12:50:43Z">
        <w:r>
          <w:rPr>
            <w:rFonts w:hint="eastAsia" w:ascii="Tahoma" w:hAnsi="Tahoma" w:cs="Tahoma"/>
            <w:color w:val="000000"/>
            <w:szCs w:val="21"/>
            <w:highlight w:val="yellow"/>
            <w:shd w:val="clear" w:color="auto" w:fill="FFFFFF"/>
            <w:lang w:val="en-US" w:eastAsia="zh-CN"/>
          </w:rPr>
          <w:delText>8.CALM 找到的top位点</w:delText>
        </w:r>
      </w:del>
    </w:p>
    <w:p w14:paraId="45F0D558">
      <w:pPr>
        <w:rPr>
          <w:del w:id="1171" w:author="杨东 [2]" w:date="2026-07-29T12:50:43Z"/>
          <w:rFonts w:hint="eastAsia" w:ascii="Tahoma" w:hAnsi="Tahoma" w:cs="Tahoma"/>
          <w:color w:val="000000"/>
          <w:szCs w:val="21"/>
          <w:highlight w:val="yellow"/>
          <w:shd w:val="clear" w:color="auto" w:fill="FFFFFF"/>
          <w:lang w:val="en-US" w:eastAsia="zh-CN"/>
        </w:rPr>
      </w:pPr>
      <w:del w:id="1172" w:author="杨东 [2]" w:date="2026-07-29T12:50:43Z">
        <w:r>
          <w:rPr>
            <w:rFonts w:hint="eastAsia" w:ascii="Tahoma" w:hAnsi="Tahoma" w:cs="Tahoma"/>
            <w:color w:val="000000"/>
            <w:szCs w:val="21"/>
            <w:highlight w:val="yellow"/>
            <w:shd w:val="clear" w:color="auto" w:fill="FFFFFF"/>
            <w:lang w:val="en-US" w:eastAsia="zh-CN"/>
          </w:rPr>
          <w:delText>9.强调探索，文字再斟酌一下</w:delText>
        </w:r>
      </w:del>
    </w:p>
    <w:p w14:paraId="6D0308D8">
      <w:pPr>
        <w:rPr>
          <w:del w:id="1173" w:author="杨东 [2]" w:date="2026-07-29T12:50:43Z"/>
          <w:rFonts w:hint="eastAsia" w:ascii="Tahoma" w:hAnsi="Tahoma" w:cs="Tahoma"/>
          <w:color w:val="000000"/>
          <w:szCs w:val="21"/>
          <w:highlight w:val="yellow"/>
          <w:shd w:val="clear" w:color="auto" w:fill="FFFFFF"/>
          <w:lang w:val="en-US" w:eastAsia="zh-CN"/>
        </w:rPr>
      </w:pPr>
    </w:p>
    <w:p w14:paraId="6D86DACB">
      <w:pPr>
        <w:rPr>
          <w:del w:id="1174" w:author="杨东 [2]" w:date="2026-07-29T12:50:43Z"/>
          <w:rFonts w:hint="default" w:ascii="Tahoma" w:hAnsi="Tahoma" w:cs="Tahoma"/>
          <w:color w:val="000000"/>
          <w:szCs w:val="21"/>
          <w:highlight w:val="yellow"/>
          <w:shd w:val="clear" w:color="auto" w:fill="FFFFFF"/>
          <w:lang w:eastAsia="zh-CN"/>
          <w:woUserID w:val="5"/>
        </w:rPr>
      </w:pPr>
      <w:del w:id="1175" w:author="杨东 [2]" w:date="2026-07-29T12:50:43Z">
        <w:r>
          <w:rPr>
            <w:rFonts w:hint="default" w:ascii="Tahoma" w:hAnsi="Tahoma" w:cs="Tahoma"/>
            <w:color w:val="000000"/>
            <w:szCs w:val="21"/>
            <w:highlight w:val="yellow"/>
            <w:shd w:val="clear" w:color="auto" w:fill="FFFFFF"/>
            <w:lang w:eastAsia="zh-CN"/>
            <w:woUserID w:val="5"/>
          </w:rPr>
          <w:delText>图：东旭---wx相关</w:delText>
        </w:r>
      </w:del>
    </w:p>
    <w:p w14:paraId="3F482B16">
      <w:pPr>
        <w:rPr>
          <w:del w:id="1176" w:author="杨东 [2]" w:date="2026-07-29T12:50:43Z"/>
          <w:rFonts w:hint="default" w:ascii="Tahoma" w:hAnsi="Tahoma" w:cs="Tahoma"/>
          <w:color w:val="000000"/>
          <w:szCs w:val="21"/>
          <w:highlight w:val="yellow"/>
          <w:shd w:val="clear" w:color="auto" w:fill="FFFFFF"/>
          <w:lang w:eastAsia="zh-CN"/>
          <w:woUserID w:val="5"/>
        </w:rPr>
      </w:pPr>
      <w:del w:id="1177" w:author="杨东 [2]" w:date="2026-07-29T12:50:43Z">
        <w:r>
          <w:rPr>
            <w:rFonts w:hint="default" w:ascii="Tahoma" w:hAnsi="Tahoma" w:cs="Tahoma"/>
            <w:color w:val="000000"/>
            <w:szCs w:val="21"/>
            <w:highlight w:val="yellow"/>
            <w:shd w:val="clear" w:color="auto" w:fill="FFFFFF"/>
            <w:lang w:eastAsia="zh-CN"/>
            <w:woUserID w:val="5"/>
          </w:rPr>
          <w:delText>微效基因：200个样本，染色体3---用沐熙W64---玉琪分享镜像给金陵，拉玉琪进算力项目</w:delText>
        </w:r>
      </w:del>
    </w:p>
    <w:p w14:paraId="1E957F19">
      <w:pPr>
        <w:rPr>
          <w:del w:id="1178" w:author="杨东 [2]" w:date="2026-07-29T12:50:43Z"/>
          <w:rFonts w:hint="default" w:ascii="Tahoma" w:hAnsi="Tahoma" w:cs="Tahoma"/>
          <w:color w:val="000000"/>
          <w:szCs w:val="21"/>
          <w:highlight w:val="yellow"/>
          <w:shd w:val="clear" w:color="auto" w:fill="FFFFFF"/>
          <w:lang w:eastAsia="zh-CN"/>
          <w:woUserID w:val="5"/>
        </w:rPr>
      </w:pPr>
      <w:del w:id="1179" w:author="杨东 [2]" w:date="2026-07-29T12:50:43Z">
        <w:r>
          <w:rPr>
            <w:rFonts w:hint="default" w:ascii="Tahoma" w:hAnsi="Tahoma" w:cs="Tahoma"/>
            <w:color w:val="000000"/>
            <w:szCs w:val="21"/>
            <w:highlight w:val="yellow"/>
            <w:shd w:val="clear" w:color="auto" w:fill="FFFFFF"/>
            <w:lang w:eastAsia="zh-CN"/>
            <w:woUserID w:val="5"/>
          </w:rPr>
          <w:delText>QRT9基因：用wx方法再跑下</w:delText>
        </w:r>
      </w:del>
    </w:p>
    <w:p w14:paraId="2FF5B354">
      <w:pPr>
        <w:rPr>
          <w:del w:id="1180" w:author="杨东 [2]" w:date="2026-07-29T12:50:43Z"/>
          <w:rFonts w:ascii="Tahoma" w:hAnsi="Tahoma" w:cs="Tahoma"/>
          <w:color w:val="000000"/>
          <w:szCs w:val="21"/>
          <w:highlight w:val="yellow"/>
        </w:rPr>
      </w:pPr>
      <w:del w:id="1181" w:author="杨东 [2]" w:date="2026-07-29T12:50:43Z">
        <w:r>
          <w:rPr>
            <w:rFonts w:ascii="Tahoma" w:hAnsi="Tahoma" w:cs="Tahoma"/>
            <w:color w:val="000000"/>
            <w:szCs w:val="21"/>
            <w:highlight w:val="yellow"/>
          </w:rPr>
          <w:br w:type="textWrapping"/>
        </w:r>
      </w:del>
    </w:p>
    <w:p w14:paraId="48837DA1">
      <w:pPr>
        <w:rPr>
          <w:del w:id="1182" w:author="杨东 [2]" w:date="2026-07-29T12:50:43Z"/>
          <w:rFonts w:ascii="Tahoma" w:hAnsi="Tahoma" w:cs="Tahoma"/>
          <w:color w:val="000000"/>
          <w:szCs w:val="21"/>
          <w:highlight w:val="yellow"/>
        </w:rPr>
      </w:pPr>
    </w:p>
    <w:p w14:paraId="73836231">
      <w:pPr>
        <w:rPr>
          <w:del w:id="1183" w:author="杨东 [2]" w:date="2026-07-29T12:50:43Z"/>
          <w:rFonts w:ascii="Tahoma" w:hAnsi="Tahoma" w:cs="Tahoma"/>
          <w:color w:val="000000"/>
          <w:szCs w:val="21"/>
          <w:highlight w:val="yellow"/>
        </w:rPr>
      </w:pPr>
    </w:p>
    <w:p w14:paraId="2B5CC37D">
      <w:pPr>
        <w:rPr>
          <w:del w:id="1184" w:author="杨东 [2]" w:date="2026-07-29T12:50:43Z"/>
          <w:rFonts w:ascii="Tahoma" w:hAnsi="Tahoma" w:cs="Tahoma"/>
          <w:color w:val="000000"/>
          <w:szCs w:val="21"/>
          <w:highlight w:val="yellow"/>
        </w:rPr>
      </w:pPr>
    </w:p>
    <w:p w14:paraId="3C114CE3">
      <w:pPr>
        <w:rPr>
          <w:del w:id="1185" w:author="杨东 [2]" w:date="2026-07-29T12:50:43Z"/>
          <w:rFonts w:hint="eastAsia" w:ascii="Tahoma" w:hAnsi="Tahoma" w:cs="Tahoma"/>
          <w:color w:val="000000"/>
          <w:szCs w:val="21"/>
          <w:shd w:val="clear" w:color="auto" w:fill="FFFFFF"/>
          <w:lang w:val="en-US" w:eastAsia="zh-CN"/>
        </w:rPr>
      </w:pPr>
    </w:p>
    <w:p w14:paraId="5CD81266">
      <w:pPr>
        <w:rPr>
          <w:ins w:id="1186" w:author="傅帅" w:date="2026-07-24T13:55:59Z"/>
          <w:del w:id="1187" w:author="杨东 [2]" w:date="2026-07-29T12:50:43Z"/>
          <w:rFonts w:hint="eastAsia" w:ascii="Tahoma" w:hAnsi="Tahoma" w:cs="Tahoma"/>
          <w:color w:val="000000"/>
          <w:szCs w:val="21"/>
          <w:shd w:val="clear" w:color="auto" w:fill="FFFFFF"/>
          <w:lang w:val="en-US" w:eastAsia="zh-CN"/>
        </w:rPr>
      </w:pPr>
      <w:del w:id="1188" w:author="杨东 [2]" w:date="2026-07-29T12:50:43Z">
        <w:r>
          <w:rPr>
            <w:rFonts w:hint="eastAsia" w:ascii="Tahoma" w:hAnsi="Tahoma" w:cs="Tahoma"/>
            <w:color w:val="000000"/>
            <w:szCs w:val="21"/>
            <w:shd w:val="clear" w:color="auto" w:fill="FFFFFF"/>
            <w:lang w:val="en-US" w:eastAsia="zh-CN"/>
          </w:rPr>
          <w:delText>5.</w:delText>
        </w:r>
      </w:del>
    </w:p>
    <w:p w14:paraId="11B331DC">
      <w:pPr>
        <w:rPr>
          <w:ins w:id="1189" w:author="傅帅" w:date="2026-07-24T13:56:04Z"/>
          <w:del w:id="1190" w:author="杨东 [2]" w:date="2026-07-29T12:50:43Z"/>
          <w:rFonts w:hint="default" w:ascii="Tahoma" w:hAnsi="Tahoma" w:cs="Tahoma"/>
          <w:color w:val="000000"/>
          <w:szCs w:val="21"/>
          <w:shd w:val="clear" w:color="auto" w:fill="FFFFFF"/>
          <w:woUserID w:val="5"/>
        </w:rPr>
      </w:pPr>
      <w:ins w:id="1191" w:author="傅帅" w:date="2026-07-24T13:56:01Z">
        <w:del w:id="1192" w:author="杨东 [2]" w:date="2026-07-29T12:50:43Z">
          <w:r>
            <w:rPr>
              <w:rFonts w:hint="default" w:ascii="Tahoma" w:hAnsi="Tahoma" w:cs="Tahoma"/>
              <w:color w:val="000000"/>
              <w:szCs w:val="21"/>
              <w:shd w:val="clear" w:color="auto" w:fill="FFFFFF"/>
              <w:lang w:eastAsia="zh-CN"/>
              <w:woUserID w:val="5"/>
            </w:rPr>
            <w:delText>5</w:delText>
          </w:r>
        </w:del>
      </w:ins>
      <w:ins w:id="1193" w:author="傅帅" w:date="2026-07-24T13:56:03Z">
        <w:del w:id="1194" w:author="杨东 [2]" w:date="2026-07-29T12:50:43Z">
          <w:r>
            <w:rPr>
              <w:rFonts w:hint="default" w:ascii="Tahoma" w:hAnsi="Tahoma" w:cs="Tahoma"/>
              <w:color w:val="000000"/>
              <w:szCs w:val="21"/>
              <w:shd w:val="clear" w:color="auto" w:fill="FFFFFF"/>
              <w:lang w:eastAsia="zh-CN"/>
              <w:woUserID w:val="5"/>
            </w:rPr>
            <w:delText>.1</w:delText>
          </w:r>
        </w:del>
      </w:ins>
      <w:del w:id="1195" w:author="杨东 [2]" w:date="2026-07-29T12:50:43Z">
        <w:r>
          <w:rPr>
            <w:rFonts w:ascii="Tahoma" w:hAnsi="Tahoma" w:cs="Tahoma"/>
            <w:color w:val="000000"/>
            <w:szCs w:val="21"/>
            <w:shd w:val="clear" w:color="auto" w:fill="FFFFFF"/>
          </w:rPr>
          <w:delText>The introgression analysis has multiple methodological issues.</w:delText>
        </w:r>
      </w:del>
      <w:del w:id="1196" w:author="杨东 [2]" w:date="2026-07-29T12:50:43Z">
        <w:r>
          <w:rPr>
            <w:rFonts w:ascii="Tahoma" w:hAnsi="Tahoma" w:cs="Tahoma"/>
            <w:color w:val="000000"/>
            <w:szCs w:val="21"/>
            <w:highlight w:val="yellow"/>
            <w:shd w:val="clear" w:color="auto" w:fill="FFFFFF"/>
          </w:rPr>
          <w:delText xml:space="preserve"> Only 25 indica and 25 japonica varieties (50 total) are used, which is severely insufficient for training deep learning models</w:delText>
        </w:r>
      </w:del>
      <w:del w:id="1197" w:author="杨东 [2]" w:date="2026-07-29T12:50:43Z">
        <w:r>
          <w:rPr>
            <w:rFonts w:ascii="Tahoma" w:hAnsi="Tahoma" w:cs="Tahoma"/>
            <w:color w:val="000000"/>
            <w:szCs w:val="21"/>
            <w:shd w:val="clear" w:color="auto" w:fill="FFFFFF"/>
          </w:rPr>
          <w:delText xml:space="preserve">, especially with only 5 varieties each in validation and test sets, statistical power is extremely low. </w:delText>
        </w:r>
      </w:del>
      <w:ins w:id="1198" w:author="傅帅" w:date="2026-07-24T13:56:11Z">
        <w:del w:id="1199" w:author="杨东 [2]" w:date="2026-07-29T12:50:43Z">
          <w:r>
            <w:rPr>
              <w:rFonts w:ascii="Tahoma" w:hAnsi="Tahoma" w:cs="Tahoma"/>
              <w:color w:val="000000"/>
              <w:szCs w:val="21"/>
              <w:shd w:val="clear" w:color="auto" w:fill="FFFFFF"/>
              <w:woUserID w:val="5"/>
            </w:rPr>
            <w:delText>---</w:delText>
          </w:r>
        </w:del>
      </w:ins>
      <w:ins w:id="1200" w:author="傅帅" w:date="2026-07-24T13:56:13Z">
        <w:del w:id="1201" w:author="杨东 [2]" w:date="2026-07-29T12:50:43Z">
          <w:r>
            <w:rPr>
              <w:rFonts w:ascii="Tahoma" w:hAnsi="Tahoma" w:cs="Tahoma"/>
              <w:color w:val="000000"/>
              <w:szCs w:val="21"/>
              <w:shd w:val="clear" w:color="auto" w:fill="FFFFFF"/>
              <w:woUserID w:val="5"/>
            </w:rPr>
            <w:delText>样本</w:delText>
          </w:r>
        </w:del>
      </w:ins>
      <w:ins w:id="1202" w:author="傅帅" w:date="2026-07-24T13:56:14Z">
        <w:del w:id="1203" w:author="杨东 [2]" w:date="2026-07-29T12:50:43Z">
          <w:r>
            <w:rPr>
              <w:rFonts w:ascii="Tahoma" w:hAnsi="Tahoma" w:cs="Tahoma"/>
              <w:color w:val="000000"/>
              <w:szCs w:val="21"/>
              <w:shd w:val="clear" w:color="auto" w:fill="FFFFFF"/>
              <w:woUserID w:val="5"/>
            </w:rPr>
            <w:delText>数量问题</w:delText>
          </w:r>
        </w:del>
      </w:ins>
    </w:p>
    <w:p w14:paraId="15320996">
      <w:pPr>
        <w:rPr>
          <w:ins w:id="1204" w:author="傅帅" w:date="2026-07-24T13:56:23Z"/>
          <w:del w:id="1205" w:author="杨东 [2]" w:date="2026-07-29T12:50:43Z"/>
          <w:rFonts w:hint="default" w:ascii="Tahoma" w:hAnsi="Tahoma" w:cs="Tahoma"/>
          <w:color w:val="000000"/>
          <w:szCs w:val="21"/>
          <w:shd w:val="clear" w:color="auto" w:fill="FFFFFF"/>
          <w:woUserID w:val="5"/>
        </w:rPr>
      </w:pPr>
      <w:ins w:id="1206" w:author="傅帅" w:date="2026-07-24T13:56:07Z">
        <w:del w:id="1207" w:author="杨东 [2]" w:date="2026-07-29T12:50:43Z">
          <w:r>
            <w:rPr>
              <w:rFonts w:ascii="Tahoma" w:hAnsi="Tahoma" w:cs="Tahoma"/>
              <w:color w:val="000000"/>
              <w:szCs w:val="21"/>
              <w:shd w:val="clear" w:color="auto" w:fill="FFFFFF"/>
              <w:woUserID w:val="5"/>
            </w:rPr>
            <w:delText>5.</w:delText>
          </w:r>
        </w:del>
      </w:ins>
      <w:ins w:id="1208" w:author="傅帅" w:date="2026-07-24T13:56:09Z">
        <w:del w:id="1209" w:author="杨东 [2]" w:date="2026-07-29T12:50:43Z">
          <w:r>
            <w:rPr>
              <w:rFonts w:ascii="Tahoma" w:hAnsi="Tahoma" w:cs="Tahoma"/>
              <w:color w:val="000000"/>
              <w:szCs w:val="21"/>
              <w:shd w:val="clear" w:color="auto" w:fill="FFFFFF"/>
              <w:woUserID w:val="5"/>
            </w:rPr>
            <w:delText>2</w:delText>
          </w:r>
        </w:del>
      </w:ins>
      <w:del w:id="1210" w:author="杨东 [2]" w:date="2026-07-29T12:50:43Z">
        <w:r>
          <w:rPr>
            <w:rFonts w:ascii="Tahoma" w:hAnsi="Tahoma" w:cs="Tahoma"/>
            <w:color w:val="000000"/>
            <w:szCs w:val="21"/>
            <w:highlight w:val="yellow"/>
            <w:shd w:val="clear" w:color="auto" w:fill="FFFFFF"/>
          </w:rPr>
          <w:delText>No comparison with standard introgression analysis tools like ADMIXTURE, RFMix, or GATK is provided, making it impossible to determine whether the OGR-based method is better than existing methods.</w:delText>
        </w:r>
      </w:del>
      <w:del w:id="1211" w:author="杨东 [2]" w:date="2026-07-29T12:50:43Z">
        <w:r>
          <w:rPr>
            <w:rFonts w:ascii="Tahoma" w:hAnsi="Tahoma" w:cs="Tahoma"/>
            <w:color w:val="000000"/>
            <w:szCs w:val="21"/>
            <w:shd w:val="clear" w:color="auto" w:fill="FFFFFF"/>
          </w:rPr>
          <w:delText xml:space="preserve"> </w:delText>
        </w:r>
      </w:del>
      <w:ins w:id="1212" w:author="傅帅" w:date="2026-07-24T13:56:26Z">
        <w:del w:id="1213" w:author="杨东 [2]" w:date="2026-07-29T12:50:43Z">
          <w:r>
            <w:rPr>
              <w:rFonts w:ascii="Tahoma" w:hAnsi="Tahoma" w:cs="Tahoma"/>
              <w:color w:val="000000"/>
              <w:szCs w:val="21"/>
              <w:shd w:val="clear" w:color="auto" w:fill="FFFFFF"/>
              <w:woUserID w:val="5"/>
            </w:rPr>
            <w:delText>---与</w:delText>
          </w:r>
        </w:del>
      </w:ins>
      <w:ins w:id="1214" w:author="傅帅" w:date="2026-07-24T13:56:29Z">
        <w:del w:id="1215" w:author="杨东 [2]" w:date="2026-07-29T12:50:43Z">
          <w:r>
            <w:rPr>
              <w:rFonts w:ascii="Tahoma" w:hAnsi="Tahoma" w:cs="Tahoma"/>
              <w:color w:val="000000"/>
              <w:szCs w:val="21"/>
              <w:shd w:val="clear" w:color="auto" w:fill="FFFFFF"/>
              <w:woUserID w:val="5"/>
            </w:rPr>
            <w:delText>传统</w:delText>
          </w:r>
        </w:del>
      </w:ins>
      <w:ins w:id="1216" w:author="傅帅" w:date="2026-07-24T13:56:30Z">
        <w:del w:id="1217" w:author="杨东 [2]" w:date="2026-07-29T12:50:43Z">
          <w:r>
            <w:rPr>
              <w:rFonts w:ascii="Tahoma" w:hAnsi="Tahoma" w:cs="Tahoma"/>
              <w:color w:val="000000"/>
              <w:szCs w:val="21"/>
              <w:shd w:val="clear" w:color="auto" w:fill="FFFFFF"/>
              <w:woUserID w:val="5"/>
            </w:rPr>
            <w:delText>方法的</w:delText>
          </w:r>
        </w:del>
      </w:ins>
      <w:ins w:id="1218" w:author="傅帅" w:date="2026-07-24T13:56:34Z">
        <w:del w:id="1219" w:author="杨东 [2]" w:date="2026-07-29T12:50:43Z">
          <w:r>
            <w:rPr>
              <w:rFonts w:ascii="Tahoma" w:hAnsi="Tahoma" w:cs="Tahoma"/>
              <w:color w:val="000000"/>
              <w:szCs w:val="21"/>
              <w:shd w:val="clear" w:color="auto" w:fill="FFFFFF"/>
              <w:woUserID w:val="5"/>
            </w:rPr>
            <w:delText>对比</w:delText>
          </w:r>
        </w:del>
      </w:ins>
    </w:p>
    <w:p w14:paraId="620790E7">
      <w:pPr>
        <w:rPr>
          <w:ins w:id="1220" w:author="傅帅" w:date="2026-07-24T13:57:33Z"/>
          <w:del w:id="1221" w:author="杨东 [2]" w:date="2026-07-29T12:50:43Z"/>
          <w:rFonts w:hint="default" w:ascii="Tahoma" w:hAnsi="Tahoma" w:cs="Tahoma"/>
          <w:color w:val="000000"/>
          <w:szCs w:val="21"/>
          <w:shd w:val="clear" w:color="auto" w:fill="FFFFFF"/>
          <w:woUserID w:val="5"/>
        </w:rPr>
      </w:pPr>
      <w:ins w:id="1222" w:author="傅帅" w:date="2026-07-24T13:56:40Z">
        <w:del w:id="1223" w:author="杨东 [2]" w:date="2026-07-29T12:50:43Z">
          <w:r>
            <w:rPr>
              <w:rFonts w:ascii="Tahoma" w:hAnsi="Tahoma" w:cs="Tahoma"/>
              <w:color w:val="000000"/>
              <w:szCs w:val="21"/>
              <w:shd w:val="clear" w:color="auto" w:fill="FFFFFF"/>
              <w:woUserID w:val="5"/>
            </w:rPr>
            <w:delText>5.3</w:delText>
          </w:r>
        </w:del>
      </w:ins>
      <w:del w:id="1224" w:author="杨东 [2]" w:date="2026-07-29T12:50:43Z">
        <w:r>
          <w:rPr>
            <w:rFonts w:ascii="Tahoma" w:hAnsi="Tahoma" w:cs="Tahoma"/>
            <w:color w:val="000000"/>
            <w:szCs w:val="21"/>
            <w:shd w:val="clear" w:color="auto" w:fill="FFFFFF"/>
          </w:rPr>
          <w:delText>The choice of ε=0.5 and ε=0.559</w:delText>
        </w:r>
      </w:del>
      <w:del w:id="1225" w:author="杨东 [2]" w:date="2026-07-29T12:50:43Z">
        <w:r>
          <w:rPr>
            <w:rFonts w:ascii="Tahoma" w:hAnsi="Tahoma" w:cs="Tahoma"/>
            <w:color w:val="000000"/>
            <w:szCs w:val="21"/>
            <w:highlight w:val="yellow"/>
            <w:shd w:val="clear" w:color="auto" w:fill="FFFFFF"/>
          </w:rPr>
          <w:delText>5 is not supported by ROC analysis or cross-validation, but simply based on Q95 of the training set distribution, and this threshold selection method is non-standard in introgression analysis.</w:delText>
        </w:r>
      </w:del>
      <w:del w:id="1226" w:author="杨东 [2]" w:date="2026-07-29T12:50:43Z">
        <w:r>
          <w:rPr>
            <w:rFonts w:ascii="Tahoma" w:hAnsi="Tahoma" w:cs="Tahoma"/>
            <w:color w:val="000000"/>
            <w:szCs w:val="21"/>
            <w:shd w:val="clear" w:color="auto" w:fill="FFFFFF"/>
          </w:rPr>
          <w:delText xml:space="preserve"> </w:delText>
        </w:r>
      </w:del>
      <w:ins w:id="1227" w:author="傅帅" w:date="2026-07-24T13:57:35Z">
        <w:del w:id="1228" w:author="杨东 [2]" w:date="2026-07-29T12:50:43Z">
          <w:r>
            <w:rPr>
              <w:rFonts w:ascii="Tahoma" w:hAnsi="Tahoma" w:cs="Tahoma"/>
              <w:color w:val="000000"/>
              <w:szCs w:val="21"/>
              <w:shd w:val="clear" w:color="auto" w:fill="FFFFFF"/>
              <w:woUserID w:val="5"/>
            </w:rPr>
            <w:delText>---</w:delText>
          </w:r>
        </w:del>
      </w:ins>
      <w:ins w:id="1229" w:author="傅帅" w:date="2026-07-24T13:57:37Z">
        <w:del w:id="1230" w:author="杨东 [2]" w:date="2026-07-29T12:50:43Z">
          <w:r>
            <w:rPr>
              <w:rFonts w:ascii="Tahoma" w:hAnsi="Tahoma" w:cs="Tahoma"/>
              <w:color w:val="000000"/>
              <w:szCs w:val="21"/>
              <w:shd w:val="clear" w:color="auto" w:fill="FFFFFF"/>
              <w:woUserID w:val="5"/>
            </w:rPr>
            <w:delText>阈值</w:delText>
          </w:r>
        </w:del>
      </w:ins>
      <w:ins w:id="1231" w:author="傅帅" w:date="2026-07-24T13:57:38Z">
        <w:del w:id="1232" w:author="杨东 [2]" w:date="2026-07-29T12:50:43Z">
          <w:r>
            <w:rPr>
              <w:rFonts w:ascii="Tahoma" w:hAnsi="Tahoma" w:cs="Tahoma"/>
              <w:color w:val="000000"/>
              <w:szCs w:val="21"/>
              <w:shd w:val="clear" w:color="auto" w:fill="FFFFFF"/>
              <w:woUserID w:val="5"/>
            </w:rPr>
            <w:delText>选择的</w:delText>
          </w:r>
        </w:del>
      </w:ins>
      <w:ins w:id="1233" w:author="傅帅" w:date="2026-07-24T13:57:40Z">
        <w:del w:id="1234" w:author="杨东 [2]" w:date="2026-07-29T12:50:43Z">
          <w:r>
            <w:rPr>
              <w:rFonts w:ascii="Tahoma" w:hAnsi="Tahoma" w:cs="Tahoma"/>
              <w:color w:val="000000"/>
              <w:szCs w:val="21"/>
              <w:shd w:val="clear" w:color="auto" w:fill="FFFFFF"/>
              <w:woUserID w:val="5"/>
            </w:rPr>
            <w:delText>合理性</w:delText>
          </w:r>
        </w:del>
      </w:ins>
    </w:p>
    <w:p w14:paraId="1A129A6E">
      <w:pPr>
        <w:rPr>
          <w:ins w:id="1235" w:author="傅帅" w:date="2026-07-24T13:58:00Z"/>
          <w:del w:id="1236" w:author="杨东 [2]" w:date="2026-07-29T12:50:43Z"/>
          <w:rFonts w:hint="default" w:ascii="Tahoma" w:hAnsi="Tahoma" w:cs="Tahoma"/>
          <w:color w:val="000000"/>
          <w:szCs w:val="21"/>
          <w:shd w:val="clear" w:color="auto" w:fill="FFFFFF"/>
          <w:woUserID w:val="5"/>
        </w:rPr>
      </w:pPr>
      <w:ins w:id="1237" w:author="傅帅" w:date="2026-07-24T13:57:45Z">
        <w:del w:id="1238" w:author="杨东 [2]" w:date="2026-07-29T12:50:43Z">
          <w:r>
            <w:rPr>
              <w:rFonts w:ascii="Tahoma" w:hAnsi="Tahoma" w:cs="Tahoma"/>
              <w:color w:val="000000"/>
              <w:szCs w:val="21"/>
              <w:shd w:val="clear" w:color="auto" w:fill="FFFFFF"/>
              <w:woUserID w:val="5"/>
            </w:rPr>
            <w:delText>5.4</w:delText>
          </w:r>
        </w:del>
      </w:ins>
      <w:del w:id="1239" w:author="杨东 [2]" w:date="2026-07-29T12:50:43Z">
        <w:r>
          <w:rPr>
            <w:rFonts w:ascii="Tahoma" w:hAnsi="Tahoma" w:cs="Tahoma"/>
            <w:color w:val="000000"/>
            <w:szCs w:val="21"/>
            <w:shd w:val="clear" w:color="auto" w:fill="FFFFFF"/>
          </w:rPr>
          <w:delText>The validation set uses highly differentiated regions with FST&gt;0.9, which are inherently easy to distinguish and do not represent difficult regions in real genomes,</w:delText>
        </w:r>
      </w:del>
      <w:del w:id="1240" w:author="杨东 [2]" w:date="2026-07-29T12:50:43Z">
        <w:r>
          <w:rPr>
            <w:rFonts w:ascii="Tahoma" w:hAnsi="Tahoma" w:cs="Tahoma"/>
            <w:color w:val="000000"/>
            <w:szCs w:val="21"/>
            <w:highlight w:val="yellow"/>
            <w:shd w:val="clear" w:color="auto" w:fill="FFFFFF"/>
          </w:rPr>
          <w:delText xml:space="preserve"> so good performance on these "easy" regions does not imply good performance on real breeding materials.</w:delText>
        </w:r>
      </w:del>
      <w:del w:id="1241" w:author="杨东 [2]" w:date="2026-07-29T12:50:43Z">
        <w:r>
          <w:rPr>
            <w:rFonts w:ascii="Tahoma" w:hAnsi="Tahoma" w:cs="Tahoma"/>
            <w:color w:val="000000"/>
            <w:szCs w:val="21"/>
            <w:shd w:val="clear" w:color="auto" w:fill="FFFFFF"/>
          </w:rPr>
          <w:delText xml:space="preserve"> </w:delText>
        </w:r>
      </w:del>
      <w:ins w:id="1242" w:author="傅帅" w:date="2026-07-24T13:58:03Z">
        <w:del w:id="1243" w:author="杨东 [2]" w:date="2026-07-29T12:50:43Z">
          <w:r>
            <w:rPr>
              <w:rFonts w:ascii="Tahoma" w:hAnsi="Tahoma" w:cs="Tahoma"/>
              <w:color w:val="000000"/>
              <w:szCs w:val="21"/>
              <w:shd w:val="clear" w:color="auto" w:fill="FFFFFF"/>
              <w:woUserID w:val="5"/>
            </w:rPr>
            <w:delText>---</w:delText>
          </w:r>
        </w:del>
      </w:ins>
      <w:ins w:id="1244" w:author="傅帅" w:date="2026-07-24T13:58:07Z">
        <w:del w:id="1245" w:author="杨东 [2]" w:date="2026-07-29T12:50:43Z">
          <w:r>
            <w:rPr>
              <w:rFonts w:ascii="Tahoma" w:hAnsi="Tahoma" w:cs="Tahoma"/>
              <w:color w:val="000000"/>
              <w:szCs w:val="21"/>
              <w:shd w:val="clear" w:color="auto" w:fill="FFFFFF"/>
              <w:woUserID w:val="5"/>
            </w:rPr>
            <w:delText>难</w:delText>
          </w:r>
        </w:del>
      </w:ins>
      <w:ins w:id="1246" w:author="傅帅" w:date="2026-07-24T13:58:09Z">
        <w:del w:id="1247" w:author="杨东 [2]" w:date="2026-07-29T12:50:43Z">
          <w:r>
            <w:rPr>
              <w:rFonts w:ascii="Tahoma" w:hAnsi="Tahoma" w:cs="Tahoma"/>
              <w:color w:val="000000"/>
              <w:szCs w:val="21"/>
              <w:shd w:val="clear" w:color="auto" w:fill="FFFFFF"/>
              <w:woUserID w:val="5"/>
            </w:rPr>
            <w:delText>区分</w:delText>
          </w:r>
        </w:del>
      </w:ins>
      <w:ins w:id="1248" w:author="傅帅" w:date="2026-07-24T13:58:12Z">
        <w:del w:id="1249" w:author="杨东 [2]" w:date="2026-07-29T12:50:43Z">
          <w:r>
            <w:rPr>
              <w:rFonts w:ascii="Tahoma" w:hAnsi="Tahoma" w:cs="Tahoma"/>
              <w:color w:val="000000"/>
              <w:szCs w:val="21"/>
              <w:shd w:val="clear" w:color="auto" w:fill="FFFFFF"/>
              <w:woUserID w:val="5"/>
            </w:rPr>
            <w:delText>区域的</w:delText>
          </w:r>
        </w:del>
      </w:ins>
      <w:ins w:id="1250" w:author="傅帅" w:date="2026-07-24T13:58:14Z">
        <w:del w:id="1251" w:author="杨东 [2]" w:date="2026-07-29T12:50:43Z">
          <w:r>
            <w:rPr>
              <w:rFonts w:ascii="Tahoma" w:hAnsi="Tahoma" w:cs="Tahoma"/>
              <w:color w:val="000000"/>
              <w:szCs w:val="21"/>
              <w:shd w:val="clear" w:color="auto" w:fill="FFFFFF"/>
              <w:woUserID w:val="5"/>
            </w:rPr>
            <w:delText>分析</w:delText>
          </w:r>
        </w:del>
      </w:ins>
    </w:p>
    <w:p w14:paraId="6CDAB0FF">
      <w:pPr>
        <w:rPr>
          <w:ins w:id="1252" w:author="傅帅" w:date="2026-07-24T13:59:23Z"/>
          <w:del w:id="1253" w:author="杨东 [2]" w:date="2026-07-29T12:50:43Z"/>
          <w:rFonts w:ascii="Tahoma" w:hAnsi="Tahoma" w:cs="Tahoma"/>
          <w:color w:val="000000"/>
          <w:szCs w:val="21"/>
          <w:highlight w:val="yellow"/>
          <w:shd w:val="clear" w:color="auto" w:fill="FFFFFF"/>
        </w:rPr>
      </w:pPr>
      <w:ins w:id="1254" w:author="傅帅" w:date="2026-07-24T13:58:29Z">
        <w:del w:id="1255" w:author="杨东 [2]" w:date="2026-07-29T12:50:43Z">
          <w:r>
            <w:rPr>
              <w:rFonts w:ascii="Tahoma" w:hAnsi="Tahoma" w:cs="Tahoma"/>
              <w:color w:val="000000"/>
              <w:szCs w:val="21"/>
              <w:shd w:val="clear" w:color="auto" w:fill="FFFFFF"/>
              <w:woUserID w:val="5"/>
            </w:rPr>
            <w:delText>审稿人</w:delText>
          </w:r>
        </w:del>
      </w:ins>
      <w:ins w:id="1256" w:author="傅帅" w:date="2026-07-24T13:58:30Z">
        <w:del w:id="1257" w:author="杨东 [2]" w:date="2026-07-29T12:50:43Z">
          <w:r>
            <w:rPr>
              <w:rFonts w:ascii="Tahoma" w:hAnsi="Tahoma" w:cs="Tahoma"/>
              <w:color w:val="000000"/>
              <w:szCs w:val="21"/>
              <w:shd w:val="clear" w:color="auto" w:fill="FFFFFF"/>
              <w:woUserID w:val="5"/>
            </w:rPr>
            <w:delText>建议</w:delText>
          </w:r>
        </w:del>
      </w:ins>
      <w:ins w:id="1258" w:author="傅帅" w:date="2026-07-24T13:58:43Z">
        <w:del w:id="1259" w:author="杨东 [2]" w:date="2026-07-29T12:50:43Z">
          <w:r>
            <w:rPr>
              <w:rFonts w:ascii="Tahoma" w:hAnsi="Tahoma" w:cs="Tahoma"/>
              <w:color w:val="000000"/>
              <w:szCs w:val="21"/>
              <w:shd w:val="clear" w:color="auto" w:fill="FFFFFF"/>
              <w:woUserID w:val="5"/>
            </w:rPr>
            <w:delText>：</w:delText>
          </w:r>
        </w:del>
      </w:ins>
      <w:del w:id="1260" w:author="杨东 [2]" w:date="2026-07-29T12:50:43Z">
        <w:r>
          <w:rPr>
            <w:rFonts w:ascii="Tahoma" w:hAnsi="Tahoma" w:cs="Tahoma"/>
            <w:color w:val="000000"/>
            <w:szCs w:val="21"/>
            <w:shd w:val="clear" w:color="auto" w:fill="FFFFFF"/>
          </w:rPr>
          <w:delText>The</w:delText>
        </w:r>
      </w:del>
      <w:del w:id="1261" w:author="杨东 [2]" w:date="2026-07-29T12:50:43Z">
        <w:r>
          <w:rPr>
            <w:rFonts w:hint="eastAsia" w:ascii="Tahoma" w:hAnsi="Tahoma" w:cs="Tahoma"/>
            <w:color w:val="000000"/>
            <w:szCs w:val="21"/>
            <w:shd w:val="clear" w:color="auto" w:fill="FFFFFF"/>
            <w:lang w:val="en-US" w:eastAsia="zh-CN"/>
          </w:rPr>
          <w:delText xml:space="preserve"> </w:delText>
        </w:r>
      </w:del>
      <w:del w:id="1262" w:author="杨东 [2]" w:date="2026-07-29T12:50:43Z">
        <w:r>
          <w:rPr>
            <w:rFonts w:ascii="Tahoma" w:hAnsi="Tahoma" w:cs="Tahoma"/>
            <w:color w:val="000000"/>
            <w:szCs w:val="21"/>
            <w:shd w:val="clear" w:color="auto" w:fill="FFFFFF"/>
          </w:rPr>
          <w:delText xml:space="preserve">suggested revision is </w:delText>
        </w:r>
      </w:del>
      <w:ins w:id="1263" w:author="傅帅" w:date="2026-07-24T13:59:02Z">
        <w:del w:id="1264" w:author="杨东 [2]" w:date="2026-07-29T12:50:43Z">
          <w:r>
            <w:rPr>
              <w:rFonts w:ascii="Tahoma" w:hAnsi="Tahoma" w:cs="Tahoma"/>
              <w:color w:val="000000"/>
              <w:szCs w:val="21"/>
              <w:shd w:val="clear" w:color="auto" w:fill="FFFFFF"/>
              <w:woUserID w:val="5"/>
            </w:rPr>
            <w:delText>1</w:delText>
          </w:r>
        </w:del>
      </w:ins>
      <w:ins w:id="1265" w:author="傅帅" w:date="2026-07-24T13:59:03Z">
        <w:del w:id="1266" w:author="杨东 [2]" w:date="2026-07-29T12:50:43Z">
          <w:r>
            <w:rPr>
              <w:rFonts w:ascii="Tahoma" w:hAnsi="Tahoma" w:cs="Tahoma"/>
              <w:color w:val="000000"/>
              <w:szCs w:val="21"/>
              <w:shd w:val="clear" w:color="auto" w:fill="FFFFFF"/>
              <w:woUserID w:val="5"/>
            </w:rPr>
            <w:delText>.</w:delText>
          </w:r>
        </w:del>
      </w:ins>
      <w:del w:id="1267" w:author="杨东 [2]" w:date="2026-07-29T12:50:43Z">
        <w:r>
          <w:rPr>
            <w:rFonts w:ascii="Tahoma" w:hAnsi="Tahoma" w:cs="Tahoma"/>
            <w:color w:val="000000"/>
            <w:szCs w:val="21"/>
            <w:shd w:val="clear" w:color="auto" w:fill="FFFFFF"/>
          </w:rPr>
          <w:delText xml:space="preserve">to increase sample size or use data augmentation strategies, </w:delText>
        </w:r>
      </w:del>
      <w:ins w:id="1268" w:author="傅帅" w:date="2026-07-24T13:59:08Z">
        <w:del w:id="1269" w:author="杨东 [2]" w:date="2026-07-29T12:50:43Z">
          <w:r>
            <w:rPr>
              <w:rFonts w:ascii="Tahoma" w:hAnsi="Tahoma" w:cs="Tahoma"/>
              <w:color w:val="000000"/>
              <w:szCs w:val="21"/>
              <w:shd w:val="clear" w:color="auto" w:fill="FFFFFF"/>
              <w:woUserID w:val="5"/>
            </w:rPr>
            <w:delText>2.</w:delText>
          </w:r>
        </w:del>
      </w:ins>
      <w:del w:id="1270" w:author="杨东 [2]" w:date="2026-07-29T12:50:43Z">
        <w:r>
          <w:rPr>
            <w:rFonts w:ascii="Tahoma" w:hAnsi="Tahoma" w:cs="Tahoma"/>
            <w:color w:val="000000"/>
            <w:szCs w:val="21"/>
            <w:shd w:val="clear" w:color="auto" w:fill="FFFFFF"/>
          </w:rPr>
          <w:delText>compare with at least two standard introgression analysis methods,</w:delText>
        </w:r>
      </w:del>
      <w:del w:id="1271" w:author="杨东 [2]" w:date="2026-07-29T12:50:43Z">
        <w:r>
          <w:rPr>
            <w:rFonts w:ascii="Tahoma" w:hAnsi="Tahoma" w:cs="Tahoma"/>
            <w:color w:val="000000"/>
            <w:szCs w:val="21"/>
            <w:highlight w:val="yellow"/>
            <w:shd w:val="clear" w:color="auto" w:fill="FFFFFF"/>
          </w:rPr>
          <w:delText xml:space="preserve"> </w:delText>
        </w:r>
      </w:del>
      <w:ins w:id="1272" w:author="傅帅" w:date="2026-07-24T13:59:12Z">
        <w:del w:id="1273" w:author="杨东 [2]" w:date="2026-07-29T12:50:43Z">
          <w:r>
            <w:rPr>
              <w:rFonts w:ascii="Tahoma" w:hAnsi="Tahoma" w:cs="Tahoma"/>
              <w:color w:val="000000"/>
              <w:szCs w:val="21"/>
              <w:highlight w:val="yellow"/>
              <w:shd w:val="clear" w:color="auto" w:fill="FFFFFF"/>
              <w:woUserID w:val="5"/>
            </w:rPr>
            <w:delText>3.</w:delText>
          </w:r>
        </w:del>
      </w:ins>
      <w:del w:id="1274" w:author="杨东 [2]" w:date="2026-07-29T12:50:43Z">
        <w:r>
          <w:rPr>
            <w:rFonts w:ascii="Tahoma" w:hAnsi="Tahoma" w:cs="Tahoma"/>
            <w:color w:val="000000"/>
            <w:szCs w:val="21"/>
            <w:highlight w:val="yellow"/>
            <w:shd w:val="clear" w:color="auto" w:fill="FFFFFF"/>
          </w:rPr>
          <w:delText>provide ROC curves and PR curves to support threshold selection</w:delText>
        </w:r>
      </w:del>
      <w:del w:id="1275" w:author="杨东 [2]" w:date="2026-07-29T12:50:43Z">
        <w:r>
          <w:rPr>
            <w:rFonts w:ascii="Tahoma" w:hAnsi="Tahoma" w:cs="Tahoma"/>
            <w:color w:val="000000"/>
            <w:szCs w:val="21"/>
            <w:shd w:val="clear" w:color="auto" w:fill="FFFFFF"/>
          </w:rPr>
          <w:delText xml:space="preserve">, and </w:delText>
        </w:r>
      </w:del>
      <w:ins w:id="1276" w:author="傅帅" w:date="2026-07-24T13:59:19Z">
        <w:del w:id="1277" w:author="杨东 [2]" w:date="2026-07-29T12:50:43Z">
          <w:r>
            <w:rPr>
              <w:rFonts w:ascii="Tahoma" w:hAnsi="Tahoma" w:cs="Tahoma"/>
              <w:color w:val="000000"/>
              <w:szCs w:val="21"/>
              <w:shd w:val="clear" w:color="auto" w:fill="FFFFFF"/>
              <w:woUserID w:val="5"/>
            </w:rPr>
            <w:delText>4.</w:delText>
          </w:r>
        </w:del>
      </w:ins>
      <w:del w:id="1278" w:author="杨东 [2]" w:date="2026-07-29T12:50:43Z">
        <w:r>
          <w:rPr>
            <w:rFonts w:ascii="Tahoma" w:hAnsi="Tahoma" w:cs="Tahoma"/>
            <w:color w:val="000000"/>
            <w:szCs w:val="21"/>
            <w:shd w:val="clear" w:color="auto" w:fill="FFFFFF"/>
          </w:rPr>
          <w:delText xml:space="preserve">test model performance on more realistic genomic backgrounds </w:delText>
        </w:r>
      </w:del>
      <w:del w:id="1279" w:author="杨东 [2]" w:date="2026-07-29T12:50:43Z">
        <w:r>
          <w:rPr>
            <w:rFonts w:ascii="Tahoma" w:hAnsi="Tahoma" w:cs="Tahoma"/>
            <w:color w:val="000000"/>
            <w:szCs w:val="21"/>
            <w:highlight w:val="yellow"/>
            <w:shd w:val="clear" w:color="auto" w:fill="FFFFFF"/>
          </w:rPr>
          <w:delText>including low-differentiation regions.</w:delText>
        </w:r>
      </w:del>
    </w:p>
    <w:p w14:paraId="19DD64A2">
      <w:pPr>
        <w:rPr>
          <w:del w:id="1280" w:author="杨东 [2]" w:date="2026-07-29T12:50:43Z"/>
          <w:rFonts w:hint="eastAsia" w:ascii="Tahoma" w:hAnsi="Tahoma" w:cs="Tahoma" w:eastAsiaTheme="minorEastAsia"/>
          <w:color w:val="000000"/>
          <w:szCs w:val="21"/>
          <w:highlight w:val="yellow"/>
          <w:shd w:val="clear" w:color="auto" w:fill="FFFFFF"/>
          <w:lang w:eastAsia="zh-CN"/>
        </w:rPr>
      </w:pPr>
      <w:del w:id="1281" w:author="杨东 [2]" w:date="2026-07-29T12:50:43Z">
        <w:r>
          <w:rPr>
            <w:rFonts w:hint="eastAsia" w:ascii="Tahoma" w:hAnsi="Tahoma" w:cs="Tahoma"/>
            <w:color w:val="000000"/>
            <w:szCs w:val="21"/>
            <w:highlight w:val="green"/>
            <w:shd w:val="clear" w:color="auto" w:fill="FFFFFF"/>
            <w:lang w:eastAsia="zh-CN"/>
          </w:rPr>
          <w:delText>（</w:delText>
        </w:r>
      </w:del>
      <w:del w:id="1282" w:author="杨东 [2]" w:date="2026-07-29T12:50:43Z">
        <w:r>
          <w:rPr>
            <w:rFonts w:hint="eastAsia" w:ascii="Tahoma" w:hAnsi="Tahoma" w:cs="Tahoma"/>
            <w:color w:val="000000"/>
            <w:szCs w:val="21"/>
            <w:highlight w:val="green"/>
            <w:shd w:val="clear" w:color="auto" w:fill="FFFFFF"/>
            <w:lang w:val="en-US" w:eastAsia="zh-CN"/>
          </w:rPr>
          <w:delText>铖玮、春玲</w:delText>
        </w:r>
      </w:del>
      <w:del w:id="1283" w:author="杨东 [2]" w:date="2026-07-29T12:50:43Z">
        <w:r>
          <w:rPr>
            <w:rFonts w:hint="eastAsia" w:ascii="Tahoma" w:hAnsi="Tahoma" w:cs="Tahoma"/>
            <w:color w:val="000000"/>
            <w:szCs w:val="21"/>
            <w:highlight w:val="green"/>
            <w:shd w:val="clear" w:color="auto" w:fill="FFFFFF"/>
            <w:lang w:eastAsia="zh-CN"/>
          </w:rPr>
          <w:delText>）</w:delText>
        </w:r>
      </w:del>
    </w:p>
    <w:p w14:paraId="0B20C90D">
      <w:pPr>
        <w:rPr>
          <w:del w:id="1284" w:author="杨东 [2]" w:date="2026-07-29T12:50:43Z"/>
          <w:rFonts w:hint="eastAsia" w:ascii="Tahoma" w:hAnsi="Tahoma" w:cs="Tahoma"/>
          <w:color w:val="000000"/>
          <w:szCs w:val="21"/>
          <w:highlight w:val="yellow"/>
          <w:shd w:val="clear" w:color="auto" w:fill="FFFFFF"/>
          <w:lang w:val="en-US" w:eastAsia="zh-CN"/>
        </w:rPr>
      </w:pPr>
      <w:del w:id="1285" w:author="杨东 [2]" w:date="2026-07-29T12:50:43Z">
        <w:r>
          <w:rPr>
            <w:rFonts w:hint="eastAsia" w:ascii="Tahoma" w:hAnsi="Tahoma" w:cs="Tahoma"/>
            <w:color w:val="000000"/>
            <w:szCs w:val="21"/>
            <w:highlight w:val="yellow"/>
            <w:shd w:val="clear" w:color="auto" w:fill="FFFFFF"/>
            <w:lang w:val="en-US" w:eastAsia="zh-CN"/>
          </w:rPr>
          <w:delText>1.样品数据不足（客观局限，解释即可）</w:delText>
        </w:r>
      </w:del>
    </w:p>
    <w:p w14:paraId="5DF17FFD">
      <w:pPr>
        <w:rPr>
          <w:del w:id="1286" w:author="杨东 [2]" w:date="2026-07-29T12:50:43Z"/>
          <w:rFonts w:hint="eastAsia" w:ascii="Tahoma" w:hAnsi="Tahoma" w:cs="Tahoma"/>
          <w:color w:val="000000"/>
          <w:szCs w:val="21"/>
          <w:highlight w:val="yellow"/>
          <w:shd w:val="clear" w:color="auto" w:fill="FFFFFF"/>
          <w:lang w:val="en-US" w:eastAsia="zh-CN"/>
        </w:rPr>
      </w:pPr>
      <w:del w:id="1287" w:author="杨东 [2]" w:date="2026-07-29T12:50:43Z">
        <w:r>
          <w:rPr>
            <w:rFonts w:hint="eastAsia" w:ascii="Tahoma" w:hAnsi="Tahoma" w:cs="Tahoma"/>
            <w:color w:val="000000"/>
            <w:szCs w:val="21"/>
            <w:highlight w:val="yellow"/>
            <w:shd w:val="clear" w:color="auto" w:fill="FFFFFF"/>
            <w:lang w:val="en-US" w:eastAsia="zh-CN"/>
          </w:rPr>
          <w:delText>2.与已有血缘渗入分析方法对比（</w:delText>
        </w:r>
      </w:del>
      <w:del w:id="1288" w:author="杨东 [2]" w:date="2026-07-29T12:50:43Z">
        <w:r>
          <w:rPr>
            <w:rFonts w:hint="default" w:ascii="Tahoma" w:hAnsi="Tahoma" w:cs="Tahoma"/>
            <w:color w:val="000000"/>
            <w:szCs w:val="21"/>
            <w:highlight w:val="yellow"/>
            <w:shd w:val="clear" w:color="auto" w:fill="FFFFFF"/>
            <w:lang w:eastAsia="zh-CN"/>
            <w:woUserID w:val="1"/>
          </w:rPr>
          <w:delText>SNP</w:delText>
        </w:r>
      </w:del>
      <w:ins w:id="1289" w:author="张春玲" w:date="2026-07-24T11:44:10Z">
        <w:del w:id="1290" w:author="杨东 [2]" w:date="2026-07-29T12:50:43Z">
          <w:r>
            <w:rPr>
              <w:rFonts w:hint="default" w:ascii="Tahoma" w:hAnsi="Tahoma" w:cs="Tahoma"/>
              <w:color w:val="000000"/>
              <w:szCs w:val="21"/>
              <w:highlight w:val="yellow"/>
              <w:shd w:val="clear" w:color="auto" w:fill="FFFFFF"/>
              <w:lang w:eastAsia="zh-CN"/>
              <w:woUserID w:val="1"/>
            </w:rPr>
            <w:delText>，</w:delText>
          </w:r>
        </w:del>
      </w:ins>
      <w:ins w:id="1291" w:author="张春玲" w:date="2026-07-24T11:45:20Z">
        <w:del w:id="1292" w:author="杨东 [2]" w:date="2026-07-29T12:50:43Z">
          <w:r>
            <w:rPr>
              <w:rFonts w:hint="default" w:ascii="Tahoma" w:hAnsi="Tahoma" w:cs="Tahoma"/>
              <w:color w:val="000000"/>
              <w:szCs w:val="21"/>
              <w:highlight w:val="yellow"/>
              <w:shd w:val="clear" w:color="auto" w:fill="FFFFFF"/>
              <w:lang w:eastAsia="zh-CN"/>
              <w:woUserID w:val="1"/>
            </w:rPr>
            <w:delText>chalk5的进化树（所有样本的chalk5的序列+2000 bp</w:delText>
          </w:r>
        </w:del>
      </w:ins>
      <w:ins w:id="1293" w:author="张春玲" w:date="2026-07-24T11:45:26Z">
        <w:del w:id="1294" w:author="杨东 [2]" w:date="2026-07-29T12:50:43Z">
          <w:r>
            <w:rPr>
              <w:rFonts w:hint="default" w:ascii="Tahoma" w:hAnsi="Tahoma" w:cs="Tahoma"/>
              <w:color w:val="000000"/>
              <w:szCs w:val="21"/>
              <w:highlight w:val="yellow"/>
              <w:shd w:val="clear" w:color="auto" w:fill="FFFFFF"/>
              <w:lang w:eastAsia="zh-CN"/>
              <w:woUserID w:val="1"/>
            </w:rPr>
            <w:delText>)</w:delText>
          </w:r>
        </w:del>
      </w:ins>
      <w:ins w:id="1295" w:author="张春玲" w:date="2026-07-24T11:45:30Z">
        <w:del w:id="1296" w:author="杨东 [2]" w:date="2026-07-29T12:50:43Z">
          <w:r>
            <w:rPr>
              <w:rFonts w:hint="default" w:ascii="Tahoma" w:hAnsi="Tahoma" w:cs="Tahoma"/>
              <w:color w:val="000000"/>
              <w:szCs w:val="21"/>
              <w:highlight w:val="yellow"/>
              <w:shd w:val="clear" w:color="auto" w:fill="FFFFFF"/>
              <w:lang w:eastAsia="zh-CN"/>
              <w:woUserID w:val="1"/>
            </w:rPr>
            <w:delText>已完成</w:delText>
          </w:r>
        </w:del>
      </w:ins>
      <w:ins w:id="1297" w:author="张春玲" w:date="2026-07-24T11:45:33Z">
        <w:del w:id="1298" w:author="杨东 [2]" w:date="2026-07-29T12:50:43Z">
          <w:r>
            <w:rPr>
              <w:rFonts w:hint="default" w:ascii="Tahoma" w:hAnsi="Tahoma" w:cs="Tahoma"/>
              <w:color w:val="000000"/>
              <w:szCs w:val="21"/>
              <w:highlight w:val="yellow"/>
              <w:shd w:val="clear" w:color="auto" w:fill="FFFFFF"/>
              <w:lang w:eastAsia="zh-CN"/>
              <w:woUserID w:val="1"/>
            </w:rPr>
            <w:delText>，</w:delText>
          </w:r>
        </w:del>
      </w:ins>
      <w:ins w:id="1299" w:author="张春玲" w:date="2026-07-24T11:44:15Z">
        <w:del w:id="1300" w:author="杨东 [2]" w:date="2026-07-29T12:50:43Z">
          <w:r>
            <w:rPr>
              <w:rFonts w:hint="default" w:ascii="Tahoma" w:hAnsi="Tahoma" w:cs="Tahoma"/>
              <w:color w:val="000000"/>
              <w:szCs w:val="21"/>
              <w:highlight w:val="yellow"/>
              <w:shd w:val="clear" w:color="auto" w:fill="FFFFFF"/>
              <w:lang w:eastAsia="zh-CN"/>
              <w:woUserID w:val="1"/>
            </w:rPr>
            <w:delText>二代测序</w:delText>
          </w:r>
        </w:del>
      </w:ins>
      <w:ins w:id="1301" w:author="张春玲" w:date="2026-07-24T11:44:17Z">
        <w:del w:id="1302" w:author="杨东 [2]" w:date="2026-07-29T12:50:43Z">
          <w:r>
            <w:rPr>
              <w:rFonts w:hint="default" w:ascii="Tahoma" w:hAnsi="Tahoma" w:cs="Tahoma"/>
              <w:color w:val="000000"/>
              <w:szCs w:val="21"/>
              <w:highlight w:val="yellow"/>
              <w:shd w:val="clear" w:color="auto" w:fill="FFFFFF"/>
              <w:lang w:eastAsia="zh-CN"/>
              <w:woUserID w:val="1"/>
            </w:rPr>
            <w:delText>YF</w:delText>
          </w:r>
        </w:del>
      </w:ins>
      <w:ins w:id="1303" w:author="张春玲" w:date="2026-07-24T11:44:26Z">
        <w:del w:id="1304" w:author="杨东 [2]" w:date="2026-07-29T12:50:43Z">
          <w:r>
            <w:rPr>
              <w:rFonts w:hint="default" w:ascii="Tahoma" w:hAnsi="Tahoma" w:cs="Tahoma"/>
              <w:color w:val="000000"/>
              <w:szCs w:val="21"/>
              <w:highlight w:val="yellow"/>
              <w:shd w:val="clear" w:color="auto" w:fill="FFFFFF"/>
              <w:lang w:eastAsia="zh-CN"/>
              <w:woUserID w:val="1"/>
            </w:rPr>
            <w:delText>47</w:delText>
          </w:r>
        </w:del>
      </w:ins>
      <w:ins w:id="1305" w:author="张春玲" w:date="2026-07-24T11:44:19Z">
        <w:del w:id="1306" w:author="杨东 [2]" w:date="2026-07-29T12:50:43Z">
          <w:r>
            <w:rPr>
              <w:rFonts w:hint="default" w:ascii="Tahoma" w:hAnsi="Tahoma" w:cs="Tahoma"/>
              <w:color w:val="000000"/>
              <w:szCs w:val="21"/>
              <w:highlight w:val="yellow"/>
              <w:shd w:val="clear" w:color="auto" w:fill="FFFFFF"/>
              <w:lang w:eastAsia="zh-CN"/>
              <w:woUserID w:val="1"/>
            </w:rPr>
            <w:delText>基因组</w:delText>
          </w:r>
        </w:del>
      </w:ins>
      <w:del w:id="1307" w:author="杨东 [2]" w:date="2026-07-29T12:50:43Z">
        <w:r>
          <w:rPr>
            <w:rFonts w:hint="eastAsia" w:ascii="Tahoma" w:hAnsi="Tahoma" w:cs="Tahoma"/>
            <w:color w:val="000000"/>
            <w:szCs w:val="21"/>
            <w:highlight w:val="yellow"/>
            <w:shd w:val="clear" w:color="auto" w:fill="FFFFFF"/>
            <w:lang w:val="en-US" w:eastAsia="zh-CN"/>
          </w:rPr>
          <w:delText>）</w:delText>
        </w:r>
      </w:del>
    </w:p>
    <w:p w14:paraId="5059B922">
      <w:pPr>
        <w:rPr>
          <w:del w:id="1308" w:author="杨东 [2]" w:date="2026-07-29T12:50:43Z"/>
          <w:rFonts w:hint="default" w:ascii="Tahoma" w:hAnsi="Tahoma" w:cs="Tahoma"/>
          <w:color w:val="000000"/>
          <w:szCs w:val="21"/>
          <w:highlight w:val="yellow"/>
          <w:shd w:val="clear" w:color="auto" w:fill="FFFFFF"/>
          <w:lang w:eastAsia="zh-CN"/>
          <w:woUserID w:val="1"/>
        </w:rPr>
      </w:pPr>
      <w:del w:id="1309" w:author="杨东 [2]" w:date="2026-07-29T12:50:43Z">
        <w:r>
          <w:rPr>
            <w:rFonts w:hint="eastAsia" w:ascii="Tahoma" w:hAnsi="Tahoma" w:cs="Tahoma"/>
            <w:color w:val="000000"/>
            <w:szCs w:val="21"/>
            <w:highlight w:val="yellow"/>
            <w:shd w:val="clear" w:color="auto" w:fill="FFFFFF"/>
            <w:lang w:val="en-US" w:eastAsia="zh-CN"/>
          </w:rPr>
          <w:delText>3.阈值选择合理性</w:delText>
        </w:r>
      </w:del>
      <w:del w:id="1310" w:author="杨东 [2]" w:date="2026-07-29T12:50:43Z">
        <w:r>
          <w:rPr>
            <w:rFonts w:hint="default" w:ascii="Tahoma" w:hAnsi="Tahoma" w:cs="Tahoma"/>
            <w:color w:val="000000"/>
            <w:szCs w:val="21"/>
            <w:highlight w:val="yellow"/>
            <w:shd w:val="clear" w:color="auto" w:fill="FFFFFF"/>
            <w:lang w:eastAsia="zh-CN"/>
            <w:woUserID w:val="1"/>
          </w:rPr>
          <w:delText>(blast_train/eval/test-&gt;阈值</w:delText>
        </w:r>
      </w:del>
      <w:ins w:id="1311" w:author="张春玲" w:date="2026-07-24T11:44:46Z">
        <w:del w:id="1312" w:author="杨东 [2]" w:date="2026-07-29T12:50:43Z">
          <w:r>
            <w:rPr>
              <w:rFonts w:hint="default" w:ascii="Tahoma" w:hAnsi="Tahoma" w:cs="Tahoma"/>
              <w:color w:val="000000"/>
              <w:szCs w:val="21"/>
              <w:highlight w:val="yellow"/>
              <w:shd w:val="clear" w:color="auto" w:fill="FFFFFF"/>
              <w:lang w:eastAsia="zh-CN"/>
              <w:woUserID w:val="1"/>
            </w:rPr>
            <w:delText>，</w:delText>
          </w:r>
        </w:del>
      </w:ins>
      <w:ins w:id="1313" w:author="张春玲" w:date="2026-07-24T11:45:50Z">
        <w:del w:id="1314" w:author="杨东 [2]" w:date="2026-07-29T12:50:43Z">
          <w:r>
            <w:rPr>
              <w:rFonts w:hint="default" w:ascii="Tahoma" w:hAnsi="Tahoma" w:cs="Tahoma"/>
              <w:color w:val="000000"/>
              <w:szCs w:val="21"/>
              <w:highlight w:val="yellow"/>
              <w:shd w:val="clear" w:color="auto" w:fill="FFFFFF"/>
              <w:lang w:eastAsia="zh-CN"/>
              <w:woUserID w:val="1"/>
            </w:rPr>
            <w:delText>需要</w:delText>
          </w:r>
        </w:del>
      </w:ins>
      <w:ins w:id="1315" w:author="张春玲" w:date="2026-07-24T11:45:53Z">
        <w:del w:id="1316" w:author="杨东 [2]" w:date="2026-07-29T12:50:43Z">
          <w:r>
            <w:rPr>
              <w:rFonts w:hint="default" w:ascii="Tahoma" w:hAnsi="Tahoma" w:cs="Tahoma"/>
              <w:color w:val="000000"/>
              <w:szCs w:val="21"/>
              <w:highlight w:val="yellow"/>
              <w:shd w:val="clear" w:color="auto" w:fill="FFFFFF"/>
              <w:lang w:eastAsia="zh-CN"/>
              <w:woUserID w:val="1"/>
            </w:rPr>
            <w:delText>做</w:delText>
          </w:r>
        </w:del>
      </w:ins>
      <w:ins w:id="1317" w:author="张春玲" w:date="2026-07-24T11:45:56Z">
        <w:del w:id="1318" w:author="杨东 [2]" w:date="2026-07-29T12:50:43Z">
          <w:r>
            <w:rPr>
              <w:rFonts w:hint="default" w:ascii="Tahoma" w:hAnsi="Tahoma" w:cs="Tahoma"/>
              <w:color w:val="000000"/>
              <w:szCs w:val="21"/>
              <w:highlight w:val="yellow"/>
              <w:shd w:val="clear" w:color="auto" w:fill="FFFFFF"/>
              <w:lang w:eastAsia="zh-CN"/>
              <w:woUserID w:val="1"/>
            </w:rPr>
            <w:delText>top</w:delText>
          </w:r>
        </w:del>
      </w:ins>
      <w:ins w:id="1319" w:author="张春玲" w:date="2026-07-24T11:45:57Z">
        <w:del w:id="1320" w:author="杨东 [2]" w:date="2026-07-29T12:50:43Z">
          <w:r>
            <w:rPr>
              <w:rFonts w:hint="default" w:ascii="Tahoma" w:hAnsi="Tahoma" w:cs="Tahoma"/>
              <w:color w:val="000000"/>
              <w:szCs w:val="21"/>
              <w:highlight w:val="yellow"/>
              <w:shd w:val="clear" w:color="auto" w:fill="FFFFFF"/>
              <w:lang w:eastAsia="zh-CN"/>
              <w:woUserID w:val="1"/>
            </w:rPr>
            <w:delText>-k</w:delText>
          </w:r>
        </w:del>
      </w:ins>
      <w:ins w:id="1321" w:author="张春玲" w:date="2026-07-24T11:52:26Z">
        <w:del w:id="1322" w:author="杨东 [2]" w:date="2026-07-29T12:50:43Z">
          <w:r>
            <w:rPr>
              <w:rFonts w:hint="default" w:ascii="Tahoma" w:hAnsi="Tahoma" w:cs="Tahoma"/>
              <w:color w:val="000000"/>
              <w:szCs w:val="21"/>
              <w:highlight w:val="yellow"/>
              <w:shd w:val="clear" w:color="auto" w:fill="FFFFFF"/>
              <w:lang w:eastAsia="zh-CN"/>
              <w:woUserID w:val="1"/>
            </w:rPr>
            <w:delText>确定</w:delText>
          </w:r>
        </w:del>
      </w:ins>
      <w:del w:id="1323" w:author="杨东 [2]" w:date="2026-07-29T12:50:43Z">
        <w:r>
          <w:rPr>
            <w:rFonts w:hint="default" w:ascii="Tahoma" w:hAnsi="Tahoma" w:cs="Tahoma"/>
            <w:color w:val="000000"/>
            <w:szCs w:val="21"/>
            <w:highlight w:val="yellow"/>
            <w:shd w:val="clear" w:color="auto" w:fill="FFFFFF"/>
            <w:lang w:eastAsia="zh-CN"/>
            <w:woUserID w:val="1"/>
          </w:rPr>
          <w:delText>)</w:delText>
        </w:r>
      </w:del>
    </w:p>
    <w:p w14:paraId="4D53406C">
      <w:pPr>
        <w:rPr>
          <w:del w:id="1324" w:author="杨东 [2]" w:date="2026-07-29T12:50:43Z"/>
          <w:rFonts w:hint="default" w:ascii="Tahoma" w:hAnsi="Tahoma" w:cs="Tahoma"/>
          <w:color w:val="000000"/>
          <w:szCs w:val="21"/>
          <w:highlight w:val="yellow"/>
          <w:shd w:val="clear" w:color="auto" w:fill="FFFFFF"/>
          <w:lang w:eastAsia="zh-CN"/>
          <w:woUserID w:val="1"/>
        </w:rPr>
      </w:pPr>
      <w:del w:id="1325" w:author="杨东 [2]" w:date="2026-07-29T12:50:43Z">
        <w:r>
          <w:rPr>
            <w:rFonts w:hint="eastAsia" w:ascii="Tahoma" w:hAnsi="Tahoma" w:cs="Tahoma"/>
            <w:color w:val="000000"/>
            <w:szCs w:val="21"/>
            <w:highlight w:val="yellow"/>
            <w:shd w:val="clear" w:color="auto" w:fill="FFFFFF"/>
            <w:lang w:val="en-US" w:eastAsia="zh-CN"/>
          </w:rPr>
          <w:delText>4.容易分析序列、低分化区段的分析，对比</w:delText>
        </w:r>
      </w:del>
      <w:del w:id="1326" w:author="杨东 [2]" w:date="2026-07-29T12:50:43Z">
        <w:r>
          <w:rPr>
            <w:rFonts w:hint="default" w:ascii="Tahoma" w:hAnsi="Tahoma" w:cs="Tahoma"/>
            <w:color w:val="000000"/>
            <w:szCs w:val="21"/>
            <w:highlight w:val="yellow"/>
            <w:shd w:val="clear" w:color="auto" w:fill="FFFFFF"/>
            <w:lang w:eastAsia="zh-CN"/>
            <w:woUserID w:val="1"/>
          </w:rPr>
          <w:delText>(需要做低/中区域的blast</w:delText>
        </w:r>
      </w:del>
      <w:ins w:id="1327" w:author="张春玲" w:date="2026-07-24T11:44:54Z">
        <w:del w:id="1328" w:author="杨东 [2]" w:date="2026-07-29T12:50:43Z">
          <w:r>
            <w:rPr>
              <w:rFonts w:hint="default" w:ascii="Tahoma" w:hAnsi="Tahoma" w:cs="Tahoma"/>
              <w:color w:val="000000"/>
              <w:szCs w:val="21"/>
              <w:highlight w:val="yellow"/>
              <w:shd w:val="clear" w:color="auto" w:fill="FFFFFF"/>
              <w:lang w:eastAsia="zh-CN"/>
              <w:woUserID w:val="1"/>
            </w:rPr>
            <w:delText>，</w:delText>
          </w:r>
        </w:del>
      </w:ins>
      <w:ins w:id="1329" w:author="张春玲" w:date="2026-07-24T11:46:18Z">
        <w:del w:id="1330" w:author="杨东 [2]" w:date="2026-07-29T12:50:43Z">
          <w:r>
            <w:rPr>
              <w:rFonts w:hint="default" w:ascii="Tahoma" w:hAnsi="Tahoma" w:cs="Tahoma"/>
              <w:color w:val="000000"/>
              <w:szCs w:val="21"/>
              <w:highlight w:val="yellow"/>
              <w:shd w:val="clear" w:color="auto" w:fill="FFFFFF"/>
              <w:lang w:eastAsia="zh-CN"/>
              <w:woUserID w:val="1"/>
            </w:rPr>
            <w:delText>已</w:delText>
          </w:r>
        </w:del>
      </w:ins>
      <w:ins w:id="1331" w:author="张春玲" w:date="2026-07-24T11:44:59Z">
        <w:del w:id="1332" w:author="杨东 [2]" w:date="2026-07-29T12:50:43Z">
          <w:r>
            <w:rPr>
              <w:rFonts w:hint="default" w:ascii="Tahoma" w:hAnsi="Tahoma" w:cs="Tahoma"/>
              <w:color w:val="000000"/>
              <w:szCs w:val="21"/>
              <w:highlight w:val="yellow"/>
              <w:shd w:val="clear" w:color="auto" w:fill="FFFFFF"/>
              <w:lang w:eastAsia="zh-CN"/>
              <w:woUserID w:val="1"/>
            </w:rPr>
            <w:delText>拿到</w:delText>
          </w:r>
        </w:del>
      </w:ins>
      <w:ins w:id="1333" w:author="张春玲" w:date="2026-07-24T11:45:02Z">
        <w:del w:id="1334" w:author="杨东 [2]" w:date="2026-07-29T12:50:43Z">
          <w:r>
            <w:rPr>
              <w:rFonts w:hint="default" w:ascii="Tahoma" w:hAnsi="Tahoma" w:cs="Tahoma"/>
              <w:color w:val="000000"/>
              <w:szCs w:val="21"/>
              <w:highlight w:val="yellow"/>
              <w:shd w:val="clear" w:color="auto" w:fill="FFFFFF"/>
              <w:lang w:eastAsia="zh-CN"/>
              <w:woUserID w:val="1"/>
            </w:rPr>
            <w:delText>区间段，</w:delText>
          </w:r>
        </w:del>
      </w:ins>
      <w:ins w:id="1335" w:author="张春玲" w:date="2026-07-24T11:45:04Z">
        <w:del w:id="1336" w:author="杨东 [2]" w:date="2026-07-29T12:50:43Z">
          <w:r>
            <w:rPr>
              <w:rFonts w:hint="default" w:ascii="Tahoma" w:hAnsi="Tahoma" w:cs="Tahoma"/>
              <w:color w:val="000000"/>
              <w:szCs w:val="21"/>
              <w:highlight w:val="yellow"/>
              <w:shd w:val="clear" w:color="auto" w:fill="FFFFFF"/>
              <w:lang w:eastAsia="zh-CN"/>
              <w:woUserID w:val="1"/>
            </w:rPr>
            <w:delText>需要</w:delText>
          </w:r>
        </w:del>
      </w:ins>
      <w:ins w:id="1337" w:author="张春玲" w:date="2026-07-24T11:45:06Z">
        <w:del w:id="1338" w:author="杨东 [2]" w:date="2026-07-29T12:50:43Z">
          <w:r>
            <w:rPr>
              <w:rFonts w:hint="default" w:ascii="Tahoma" w:hAnsi="Tahoma" w:cs="Tahoma"/>
              <w:color w:val="000000"/>
              <w:szCs w:val="21"/>
              <w:highlight w:val="yellow"/>
              <w:shd w:val="clear" w:color="auto" w:fill="FFFFFF"/>
              <w:lang w:eastAsia="zh-CN"/>
              <w:woUserID w:val="1"/>
            </w:rPr>
            <w:delText>做</w:delText>
          </w:r>
        </w:del>
      </w:ins>
      <w:ins w:id="1339" w:author="张春玲" w:date="2026-07-24T11:45:12Z">
        <w:del w:id="1340" w:author="杨东 [2]" w:date="2026-07-29T12:50:43Z">
          <w:r>
            <w:rPr>
              <w:rFonts w:hint="default" w:ascii="Tahoma" w:hAnsi="Tahoma" w:cs="Tahoma"/>
              <w:color w:val="000000"/>
              <w:szCs w:val="21"/>
              <w:highlight w:val="yellow"/>
              <w:shd w:val="clear" w:color="auto" w:fill="FFFFFF"/>
              <w:lang w:eastAsia="zh-CN"/>
              <w:woUserID w:val="1"/>
            </w:rPr>
            <w:delText>blast</w:delText>
          </w:r>
        </w:del>
      </w:ins>
      <w:del w:id="1341" w:author="杨东 [2]" w:date="2026-07-29T12:50:43Z">
        <w:r>
          <w:rPr>
            <w:rFonts w:hint="default" w:ascii="Tahoma" w:hAnsi="Tahoma" w:cs="Tahoma"/>
            <w:color w:val="000000"/>
            <w:szCs w:val="21"/>
            <w:highlight w:val="yellow"/>
            <w:shd w:val="clear" w:color="auto" w:fill="FFFFFF"/>
            <w:lang w:eastAsia="zh-CN"/>
            <w:woUserID w:val="1"/>
          </w:rPr>
          <w:delText>)</w:delText>
        </w:r>
      </w:del>
    </w:p>
    <w:p w14:paraId="566E4F22">
      <w:pPr>
        <w:rPr>
          <w:del w:id="1342" w:author="杨东 [2]" w:date="2026-07-29T12:50:43Z"/>
          <w:rFonts w:hint="eastAsia" w:ascii="Tahoma" w:hAnsi="Tahoma" w:cs="Tahoma"/>
          <w:color w:val="000000"/>
          <w:szCs w:val="21"/>
          <w:highlight w:val="yellow"/>
          <w:shd w:val="clear" w:color="auto" w:fill="FFFFFF"/>
          <w:lang w:val="en-US" w:eastAsia="zh-CN"/>
        </w:rPr>
      </w:pPr>
      <w:del w:id="1343" w:author="杨东 [2]" w:date="2026-07-29T12:50:43Z">
        <w:r>
          <w:rPr>
            <w:rFonts w:hint="eastAsia" w:ascii="Tahoma" w:hAnsi="Tahoma" w:cs="Tahoma"/>
            <w:color w:val="000000"/>
            <w:szCs w:val="21"/>
            <w:highlight w:val="yellow"/>
            <w:shd w:val="clear" w:color="auto" w:fill="FFFFFF"/>
            <w:lang w:val="en-US" w:eastAsia="zh-CN"/>
          </w:rPr>
          <w:delText>5.选真实品种分析，无相关品种数据</w:delText>
        </w:r>
      </w:del>
    </w:p>
    <w:p w14:paraId="6F86EF32">
      <w:pPr>
        <w:rPr>
          <w:del w:id="1344" w:author="杨东 [2]" w:date="2026-07-29T12:50:43Z"/>
          <w:rFonts w:hint="default" w:ascii="Tahoma" w:hAnsi="Tahoma" w:cs="Tahoma"/>
          <w:color w:val="000000"/>
          <w:szCs w:val="21"/>
          <w:highlight w:val="yellow"/>
          <w:shd w:val="clear" w:color="auto" w:fill="FFFFFF"/>
          <w:lang w:eastAsia="zh-CN"/>
          <w:woUserID w:val="1"/>
        </w:rPr>
      </w:pPr>
      <w:del w:id="1345" w:author="杨东 [2]" w:date="2026-07-29T12:50:43Z">
        <w:r>
          <w:rPr>
            <w:rFonts w:hint="default" w:ascii="Tahoma" w:hAnsi="Tahoma" w:cs="Tahoma"/>
            <w:color w:val="000000"/>
            <w:szCs w:val="21"/>
            <w:highlight w:val="yellow"/>
            <w:shd w:val="clear" w:color="auto" w:fill="FFFFFF"/>
            <w:lang w:eastAsia="zh-CN"/>
            <w:woUserID w:val="1"/>
          </w:rPr>
          <w:delText>6.chalk5的进化树（所有样本的chalk5的序列+2000 bp）</w:delText>
        </w:r>
      </w:del>
    </w:p>
    <w:p w14:paraId="3161961B">
      <w:pPr>
        <w:rPr>
          <w:del w:id="1346" w:author="杨东 [2]" w:date="2026-07-29T12:50:43Z"/>
          <w:rFonts w:ascii="Tahoma" w:hAnsi="Tahoma" w:cs="Tahoma"/>
          <w:color w:val="000000"/>
          <w:szCs w:val="21"/>
        </w:rPr>
      </w:pPr>
      <w:del w:id="1347" w:author="杨东 [2]" w:date="2026-07-29T12:50:43Z">
        <w:r>
          <w:rPr>
            <w:rFonts w:ascii="Tahoma" w:hAnsi="Tahoma" w:cs="Tahoma"/>
            <w:color w:val="000000"/>
            <w:szCs w:val="21"/>
          </w:rPr>
          <w:br w:type="textWrapping"/>
        </w:r>
      </w:del>
    </w:p>
    <w:p w14:paraId="4D03666F">
      <w:pPr>
        <w:rPr>
          <w:del w:id="1348" w:author="杨东 [2]" w:date="2026-07-29T12:50:43Z"/>
          <w:rFonts w:ascii="Tahoma" w:hAnsi="Tahoma" w:cs="Tahoma"/>
          <w:color w:val="000000"/>
          <w:szCs w:val="21"/>
        </w:rPr>
      </w:pPr>
    </w:p>
    <w:p w14:paraId="64F1A917">
      <w:pPr>
        <w:rPr>
          <w:del w:id="1349" w:author="杨东 [2]" w:date="2026-07-29T12:50:43Z"/>
          <w:rFonts w:ascii="Tahoma" w:hAnsi="Tahoma" w:cs="Tahoma"/>
          <w:color w:val="000000"/>
          <w:szCs w:val="21"/>
        </w:rPr>
      </w:pPr>
    </w:p>
    <w:p w14:paraId="3E5DADB5">
      <w:pPr>
        <w:rPr>
          <w:del w:id="1350" w:author="杨东 [2]" w:date="2026-07-29T12:50:43Z"/>
          <w:rFonts w:ascii="Tahoma" w:hAnsi="Tahoma" w:cs="Tahoma"/>
          <w:color w:val="000000"/>
          <w:szCs w:val="21"/>
          <w:highlight w:val="cyan"/>
          <w:shd w:val="clear" w:color="auto" w:fill="FFFFFF"/>
        </w:rPr>
      </w:pPr>
      <w:del w:id="1351" w:author="杨东 [2]" w:date="2026-07-29T12:50:43Z">
        <w:r>
          <w:rPr>
            <w:rFonts w:hint="eastAsia" w:ascii="Tahoma" w:hAnsi="Tahoma" w:cs="Tahoma"/>
            <w:color w:val="000000"/>
            <w:szCs w:val="21"/>
            <w:highlight w:val="cyan"/>
            <w:shd w:val="clear" w:color="auto" w:fill="FFFFFF"/>
            <w:lang w:val="en-US" w:eastAsia="zh-CN"/>
          </w:rPr>
          <w:delText>6.</w:delText>
        </w:r>
      </w:del>
      <w:del w:id="1352" w:author="杨东 [2]" w:date="2026-07-29T12:50:43Z">
        <w:r>
          <w:rPr>
            <w:rFonts w:ascii="Tahoma" w:hAnsi="Tahoma" w:cs="Tahoma"/>
            <w:color w:val="000000"/>
            <w:szCs w:val="21"/>
            <w:highlight w:val="cyan"/>
            <w:shd w:val="clear" w:color="auto" w:fill="FFFFFF"/>
          </w:rPr>
          <w:delText>All downstream applications lack independent wet-lab experimental validation, which is the critical bridge from computational prediction to biological discovery. Novel candidate loci predicted by CALM (beyond Wx/GS3/ALK) are not experimentally validated, and the biological meaning of attention scores is only validated through known genes, unable to prove its ability to discover new genes. Differential expression regions from multimodal prediction are not validated by qRT-PCR, and the TAC1 validation only uses the known 3'-splice site mutation without CRISPR or reporter gene experiments to validate the model's ability to predict new mutations. OGR-based introgression analysis results are not compared with experimentally verified introgressed segments (e.g., through PCR or sequencing validation of predicted high-introgression regions).</w:delText>
        </w:r>
      </w:del>
    </w:p>
    <w:p w14:paraId="3F83FA3F">
      <w:pPr>
        <w:rPr>
          <w:del w:id="1353" w:author="杨东 [2]" w:date="2026-07-29T12:50:43Z"/>
          <w:rFonts w:hint="eastAsia" w:ascii="Tahoma" w:hAnsi="Tahoma" w:cs="Tahoma"/>
          <w:b/>
          <w:bCs/>
          <w:color w:val="000000"/>
          <w:szCs w:val="21"/>
          <w:highlight w:val="cyan"/>
          <w:shd w:val="clear" w:color="auto" w:fill="FFFFFF"/>
          <w:lang w:eastAsia="zh-CN"/>
        </w:rPr>
      </w:pPr>
      <w:del w:id="1354" w:author="杨东 [2]" w:date="2026-07-29T12:50:43Z">
        <w:r>
          <w:rPr>
            <w:rFonts w:hint="eastAsia" w:ascii="Tahoma" w:hAnsi="Tahoma" w:cs="Tahoma"/>
            <w:b/>
            <w:bCs/>
            <w:color w:val="000000"/>
            <w:szCs w:val="21"/>
            <w:highlight w:val="green"/>
            <w:shd w:val="clear" w:color="auto" w:fill="FFFFFF"/>
            <w:lang w:eastAsia="zh-CN"/>
          </w:rPr>
          <w:delText>（</w:delText>
        </w:r>
      </w:del>
      <w:del w:id="1355" w:author="杨东 [2]" w:date="2026-07-29T12:50:43Z">
        <w:r>
          <w:rPr>
            <w:rFonts w:hint="eastAsia" w:ascii="Tahoma" w:hAnsi="Tahoma" w:cs="Tahoma"/>
            <w:b/>
            <w:bCs/>
            <w:color w:val="000000"/>
            <w:szCs w:val="21"/>
            <w:highlight w:val="green"/>
            <w:shd w:val="clear" w:color="auto" w:fill="FFFFFF"/>
            <w:lang w:val="en-US" w:eastAsia="zh-CN"/>
          </w:rPr>
          <w:delText>傅帅---argue</w:delText>
        </w:r>
      </w:del>
      <w:del w:id="1356" w:author="杨东 [2]" w:date="2026-07-29T12:50:43Z">
        <w:r>
          <w:rPr>
            <w:rFonts w:hint="eastAsia" w:ascii="Tahoma" w:hAnsi="Tahoma" w:cs="Tahoma"/>
            <w:b/>
            <w:bCs/>
            <w:color w:val="000000"/>
            <w:szCs w:val="21"/>
            <w:highlight w:val="green"/>
            <w:shd w:val="clear" w:color="auto" w:fill="FFFFFF"/>
            <w:lang w:eastAsia="zh-CN"/>
          </w:rPr>
          <w:delText>）</w:delText>
        </w:r>
      </w:del>
    </w:p>
    <w:p w14:paraId="17F0785C">
      <w:pPr>
        <w:rPr>
          <w:del w:id="1357" w:author="杨东 [2]" w:date="2026-07-29T12:50:43Z"/>
          <w:rFonts w:ascii="Tahoma" w:hAnsi="Tahoma" w:cs="Tahoma"/>
          <w:color w:val="000000"/>
          <w:szCs w:val="21"/>
        </w:rPr>
      </w:pPr>
      <w:del w:id="1358" w:author="杨东 [2]" w:date="2026-07-29T12:50:43Z">
        <w:r>
          <w:rPr>
            <w:rFonts w:hint="eastAsia" w:ascii="Tahoma" w:hAnsi="Tahoma" w:cs="Tahoma"/>
            <w:b/>
            <w:bCs/>
            <w:color w:val="000000"/>
            <w:szCs w:val="21"/>
            <w:highlight w:val="cyan"/>
            <w:lang w:val="en-US" w:eastAsia="zh-CN"/>
          </w:rPr>
          <w:delText>与弱化下游应用结合起来解释，做demo</w:delText>
        </w:r>
      </w:del>
      <w:del w:id="1359" w:author="杨东 [2]" w:date="2026-07-29T12:50:43Z">
        <w:r>
          <w:rPr>
            <w:rFonts w:ascii="Tahoma" w:hAnsi="Tahoma" w:cs="Tahoma"/>
            <w:b/>
            <w:bCs/>
            <w:color w:val="000000"/>
            <w:szCs w:val="21"/>
            <w:highlight w:val="cyan"/>
          </w:rPr>
          <w:br w:type="textWrapping"/>
        </w:r>
      </w:del>
      <w:del w:id="1360" w:author="杨东 [2]" w:date="2026-07-29T12:50:43Z">
        <w:r>
          <w:rPr>
            <w:rFonts w:ascii="Tahoma" w:hAnsi="Tahoma" w:cs="Tahoma"/>
            <w:color w:val="000000"/>
            <w:szCs w:val="21"/>
          </w:rPr>
          <w:br w:type="textWrapping"/>
        </w:r>
      </w:del>
    </w:p>
    <w:p w14:paraId="6B187456">
      <w:pPr>
        <w:rPr>
          <w:del w:id="1361" w:author="杨东 [2]" w:date="2026-07-29T12:50:43Z"/>
          <w:rFonts w:ascii="Tahoma" w:hAnsi="Tahoma" w:cs="Tahoma"/>
          <w:color w:val="000000"/>
          <w:szCs w:val="21"/>
        </w:rPr>
      </w:pPr>
    </w:p>
    <w:p w14:paraId="57BC23F5">
      <w:pPr>
        <w:rPr>
          <w:del w:id="1362" w:author="杨东 [2]" w:date="2026-07-29T12:50:43Z"/>
          <w:rFonts w:ascii="Tahoma" w:hAnsi="Tahoma" w:cs="Tahoma"/>
          <w:color w:val="000000"/>
          <w:szCs w:val="21"/>
        </w:rPr>
      </w:pPr>
    </w:p>
    <w:p w14:paraId="4B48346A">
      <w:pPr>
        <w:rPr>
          <w:del w:id="1363" w:author="杨东 [2]" w:date="2026-07-29T12:50:43Z"/>
          <w:rFonts w:ascii="Tahoma" w:hAnsi="Tahoma" w:cs="Tahoma"/>
          <w:color w:val="000000"/>
          <w:szCs w:val="21"/>
        </w:rPr>
      </w:pPr>
    </w:p>
    <w:p w14:paraId="4F8C67A6">
      <w:pPr>
        <w:rPr>
          <w:del w:id="1364" w:author="杨东 [2]" w:date="2026-07-29T12:50:43Z"/>
          <w:rFonts w:ascii="Tahoma" w:hAnsi="Tahoma" w:cs="Tahoma"/>
          <w:color w:val="000000"/>
          <w:szCs w:val="21"/>
        </w:rPr>
      </w:pPr>
    </w:p>
    <w:p w14:paraId="3BDE8727">
      <w:pPr>
        <w:rPr>
          <w:del w:id="1365" w:author="杨东 [2]" w:date="2026-07-29T12:50:50Z"/>
          <w:rFonts w:ascii="Tahoma" w:hAnsi="Tahoma" w:cs="Tahoma"/>
          <w:color w:val="000000"/>
          <w:szCs w:val="21"/>
        </w:rPr>
      </w:pPr>
    </w:p>
    <w:p w14:paraId="6DAAB266">
      <w:pPr>
        <w:rPr>
          <w:rFonts w:ascii="Tahoma" w:hAnsi="Tahoma" w:cs="Tahoma"/>
          <w:color w:val="000000"/>
          <w:szCs w:val="21"/>
        </w:rPr>
      </w:pPr>
    </w:p>
    <w:p w14:paraId="41C8E4FD">
      <w:pPr>
        <w:numPr>
          <w:ilvl w:val="0"/>
          <w:numId w:val="2"/>
          <w:ins w:id="1367" w:author="傅帅" w:date="2026-07-16T19:30:05Z"/>
        </w:numPr>
        <w:rPr>
          <w:ins w:id="1368" w:author="傅帅" w:date="2026-07-17T09:17:17Z"/>
          <w:rFonts w:ascii="Tahoma" w:hAnsi="Tahoma" w:cs="Tahoma"/>
          <w:color w:val="417FF9"/>
          <w:szCs w:val="21"/>
          <w:shd w:val="clear" w:color="auto" w:fill="FFFFFF"/>
          <w:woUserID w:val="4"/>
        </w:rPr>
        <w:pPrChange w:id="1366" w:author="傅帅" w:date="2026-07-16T19:30:05Z">
          <w:pPr/>
        </w:pPrChange>
      </w:pPr>
      <w:del w:id="1369" w:author="傅帅" w:date="2026-07-16T19:30:05Z">
        <w:r>
          <w:rPr>
            <w:rFonts w:hint="eastAsia" w:ascii="Tahoma" w:hAnsi="Tahoma" w:cs="Tahoma"/>
            <w:color w:val="000000"/>
            <w:szCs w:val="21"/>
            <w:lang w:val="en-US" w:eastAsia="zh-CN"/>
          </w:rPr>
          <w:delText>7.</w:delText>
        </w:r>
      </w:del>
    </w:p>
    <w:p w14:paraId="0D21A5F1">
      <w:pPr>
        <w:numPr>
          <w:ilvl w:val="-1"/>
          <w:numId w:val="0"/>
        </w:numPr>
        <w:rPr>
          <w:ins w:id="1371" w:author="徐煜" w:date="2026-07-27T10:15:00Z"/>
          <w:rFonts w:ascii="Tahoma" w:hAnsi="Tahoma" w:cs="Tahoma"/>
          <w:color w:val="000000"/>
          <w:szCs w:val="21"/>
          <w:shd w:val="clear" w:color="auto" w:fill="FFFFFF"/>
          <w:woUserID w:val="5"/>
        </w:rPr>
        <w:pPrChange w:id="1370" w:author="傅帅" w:date="2026-07-17T09:17:19Z">
          <w:pPr/>
        </w:pPrChange>
      </w:pPr>
      <w:ins w:id="1372" w:author="傅帅" w:date="2026-07-17T09:17:22Z">
        <w:r>
          <w:rPr>
            <w:rFonts w:ascii="Tahoma" w:hAnsi="Tahoma" w:cs="Tahoma"/>
            <w:color w:val="000000"/>
            <w:szCs w:val="21"/>
            <w:shd w:val="clear" w:color="auto" w:fill="FFFFFF"/>
            <w:woUserID w:val="5"/>
          </w:rPr>
          <w:t>7.1</w:t>
        </w:r>
      </w:ins>
      <w:r>
        <w:rPr>
          <w:rFonts w:ascii="Tahoma" w:hAnsi="Tahoma" w:cs="Tahoma"/>
          <w:color w:val="000000"/>
          <w:szCs w:val="21"/>
          <w:shd w:val="clear" w:color="auto" w:fill="FFFFFF"/>
        </w:rPr>
        <w:t>The gene expression prediction section has dual problems of biological plausibility and experimental design. RNA-seq is typically used for gene-level expression analysis, not single-base-resolution track similarity, and predicting RNA coverage track has limited biological meaning because gene expression should focus on overall levels rather than single-base resolution.</w:t>
      </w:r>
      <w:r>
        <w:rPr>
          <w:rFonts w:ascii="Tahoma" w:hAnsi="Tahoma" w:cs="Tahoma"/>
          <w:color w:val="000000"/>
          <w:szCs w:val="21"/>
          <w:shd w:val="clear" w:color="auto" w:fill="FFFFFF"/>
          <w:woUserID w:val="4"/>
        </w:rPr>
        <w:t xml:space="preserve"> </w:t>
      </w:r>
      <w:r>
        <w:rPr>
          <w:rFonts w:ascii="Tahoma" w:hAnsi="Tahoma" w:cs="Tahoma"/>
          <w:color w:val="417FF9"/>
          <w:szCs w:val="21"/>
          <w:shd w:val="clear" w:color="auto" w:fill="FFFFFF"/>
          <w:woUserID w:val="4"/>
        </w:rPr>
        <w:t>(argue: single-base resolution caputures the transcript expression difference.)</w:t>
      </w:r>
      <w:r>
        <w:rPr>
          <w:rFonts w:ascii="Tahoma" w:hAnsi="Tahoma" w:cs="Tahoma"/>
          <w:color w:val="000000"/>
          <w:szCs w:val="21"/>
          <w:shd w:val="clear" w:color="auto" w:fill="FFFFFF"/>
        </w:rPr>
        <w:t xml:space="preserve"> </w:t>
      </w:r>
      <w:ins w:id="1373" w:author="傅帅" w:date="2026-07-17T09:18:18Z">
        <w:r>
          <w:rPr>
            <w:rFonts w:ascii="Tahoma" w:hAnsi="Tahoma" w:cs="Tahoma"/>
            <w:color w:val="000000"/>
            <w:szCs w:val="21"/>
            <w:shd w:val="clear" w:color="auto" w:fill="FFFFFF"/>
            <w:woUserID w:val="5"/>
          </w:rPr>
          <w:t>整体</w:t>
        </w:r>
      </w:ins>
      <w:ins w:id="1374" w:author="傅帅" w:date="2026-07-17T09:18:20Z">
        <w:r>
          <w:rPr>
            <w:rFonts w:ascii="Tahoma" w:hAnsi="Tahoma" w:cs="Tahoma"/>
            <w:color w:val="000000"/>
            <w:szCs w:val="21"/>
            <w:shd w:val="clear" w:color="auto" w:fill="FFFFFF"/>
            <w:woUserID w:val="5"/>
          </w:rPr>
          <w:t>掩盖</w:t>
        </w:r>
      </w:ins>
      <w:ins w:id="1375" w:author="傅帅" w:date="2026-07-17T09:18:23Z">
        <w:r>
          <w:rPr>
            <w:rFonts w:ascii="Tahoma" w:hAnsi="Tahoma" w:cs="Tahoma"/>
            <w:color w:val="000000"/>
            <w:szCs w:val="21"/>
            <w:shd w:val="clear" w:color="auto" w:fill="FFFFFF"/>
            <w:woUserID w:val="5"/>
          </w:rPr>
          <w:t>外显子</w:t>
        </w:r>
      </w:ins>
      <w:ins w:id="1376" w:author="傅帅" w:date="2026-07-17T09:18:26Z">
        <w:r>
          <w:rPr>
            <w:rFonts w:ascii="Tahoma" w:hAnsi="Tahoma" w:cs="Tahoma"/>
            <w:color w:val="000000"/>
            <w:szCs w:val="21"/>
            <w:shd w:val="clear" w:color="auto" w:fill="FFFFFF"/>
            <w:woUserID w:val="5"/>
          </w:rPr>
          <w:t>转录</w:t>
        </w:r>
      </w:ins>
      <w:ins w:id="1377" w:author="傅帅" w:date="2026-07-17T09:18:29Z">
        <w:r>
          <w:rPr>
            <w:rFonts w:ascii="Tahoma" w:hAnsi="Tahoma" w:cs="Tahoma"/>
            <w:color w:val="000000"/>
            <w:szCs w:val="21"/>
            <w:shd w:val="clear" w:color="auto" w:fill="FFFFFF"/>
            <w:woUserID w:val="5"/>
          </w:rPr>
          <w:t>的</w:t>
        </w:r>
      </w:ins>
      <w:ins w:id="1378" w:author="傅帅" w:date="2026-07-17T09:18:30Z">
        <w:r>
          <w:rPr>
            <w:rFonts w:ascii="Tahoma" w:hAnsi="Tahoma" w:cs="Tahoma"/>
            <w:color w:val="000000"/>
            <w:szCs w:val="21"/>
            <w:shd w:val="clear" w:color="auto" w:fill="FFFFFF"/>
            <w:woUserID w:val="5"/>
          </w:rPr>
          <w:t>差异</w:t>
        </w:r>
      </w:ins>
      <w:ins w:id="1379" w:author="傅帅" w:date="2026-07-17T09:18:57Z">
        <w:r>
          <w:rPr>
            <w:rFonts w:ascii="Tahoma" w:hAnsi="Tahoma" w:cs="Tahoma"/>
            <w:color w:val="000000"/>
            <w:szCs w:val="21"/>
            <w:shd w:val="clear" w:color="auto" w:fill="FFFFFF"/>
            <w:woUserID w:val="5"/>
          </w:rPr>
          <w:t>---</w:t>
        </w:r>
      </w:ins>
      <w:ins w:id="1380" w:author="傅帅" w:date="2026-07-17T09:18:50Z">
        <w:r>
          <w:rPr>
            <w:rFonts w:ascii="Tahoma" w:hAnsi="Tahoma" w:cs="Tahoma"/>
            <w:color w:val="000000"/>
            <w:szCs w:val="21"/>
            <w:shd w:val="clear" w:color="auto" w:fill="FFFFFF"/>
            <w:woUserID w:val="5"/>
          </w:rPr>
          <w:t>杨东</w:t>
        </w:r>
      </w:ins>
    </w:p>
    <w:p w14:paraId="3E590BD5">
      <w:pPr>
        <w:rPr>
          <w:ins w:id="1381" w:author="杨东" w:date="2026-07-29T12:10:13Z"/>
          <w:rFonts w:ascii="Arial" w:hAnsi="Arial" w:eastAsia="宋体" w:cs="Arial"/>
          <w:color w:val="417FF9"/>
          <w:sz w:val="24"/>
          <w:szCs w:val="24"/>
          <w:woUserID w:val="4"/>
        </w:rPr>
      </w:pPr>
      <w:ins w:id="1382" w:author="徐煜" w:date="2026-07-27T10:15:02Z">
        <w:r>
          <w:rPr>
            <w:rFonts w:ascii="Arial" w:hAnsi="Arial" w:eastAsia="宋体" w:cs="Arial"/>
            <w:color w:val="417FF9"/>
            <w:sz w:val="24"/>
            <w:szCs w:val="24"/>
            <w:woUserID w:val="4"/>
          </w:rPr>
          <w:t xml:space="preserve">Although gene-level RNA expression is widely used for expression spectrum profiling and differential expression analysis, base-resolution expression can reveal fine-scale expression structure. As an illustration, base-level expression prediction of </w:t>
        </w:r>
      </w:ins>
      <w:ins w:id="1383" w:author="徐煜" w:date="2026-07-27T10:15:02Z">
        <w:r>
          <w:rPr>
            <w:rStyle w:val="5"/>
            <w:rFonts w:ascii="Arial" w:hAnsi="Arial" w:eastAsia="宋体" w:cs="Arial"/>
            <w:color w:val="417FF9"/>
            <w:sz w:val="24"/>
            <w:szCs w:val="24"/>
            <w:woUserID w:val="4"/>
          </w:rPr>
          <w:t>TAC1</w:t>
        </w:r>
      </w:ins>
      <w:ins w:id="1384" w:author="徐煜" w:date="2026-07-27T10:15:02Z">
        <w:r>
          <w:rPr>
            <w:rFonts w:ascii="Arial" w:hAnsi="Arial" w:eastAsia="宋体" w:cs="Arial"/>
            <w:color w:val="417FF9"/>
            <w:sz w:val="24"/>
            <w:szCs w:val="24"/>
            <w:woUserID w:val="4"/>
          </w:rPr>
          <w:t xml:space="preserve"> indicated that a DNA mutation altered expression levels only in specific exons, suggesting activation of an alternative transcript. In addition, the exon/intron expression ratio has been proposed to reflect RNA activity dynamics [ref], offering an additional perspective on transcriptional and post-transcriptional regulation. Because gene-level expression profiles can be derived by aggregating base-resolution signals, base-resolution RNA prediction can capture detailed expression fingerprints without losing the broader gene-level expression landscape.</w:t>
        </w:r>
      </w:ins>
    </w:p>
    <w:p w14:paraId="22471883">
      <w:pPr>
        <w:rPr>
          <w:ins w:id="1385" w:author="杨东" w:date="2026-07-29T12:10:19Z"/>
          <w:rFonts w:hint="default" w:ascii="Arial" w:hAnsi="Arial" w:eastAsia="宋体" w:cs="Arial"/>
          <w:color w:val="417FF9"/>
          <w:sz w:val="24"/>
          <w:szCs w:val="24"/>
          <w:lang w:val="en-US" w:eastAsia="zh-CN"/>
          <w:woUserID w:val="4"/>
        </w:rPr>
      </w:pPr>
    </w:p>
    <w:p w14:paraId="028B8B38">
      <w:pPr>
        <w:rPr>
          <w:ins w:id="1386" w:author="徐煜" w:date="2026-07-27T10:15:02Z"/>
          <w:rFonts w:hint="default" w:ascii="Arial" w:hAnsi="Arial" w:eastAsia="宋体" w:cs="Arial"/>
          <w:color w:val="417FF9"/>
          <w:sz w:val="24"/>
          <w:szCs w:val="24"/>
          <w:lang w:eastAsia="zh-CN"/>
          <w:woUserID w:val="6"/>
        </w:rPr>
      </w:pPr>
      <w:ins w:id="1387" w:author="杨东" w:date="2026-07-29T12:10:57Z">
        <w:r>
          <w:rPr>
            <w:rFonts w:hint="default" w:ascii="Arial" w:hAnsi="Arial" w:eastAsia="宋体" w:cs="Arial"/>
            <w:color w:val="417FF9"/>
            <w:sz w:val="24"/>
            <w:szCs w:val="24"/>
            <w:lang w:eastAsia="zh-CN"/>
            <w:woUserID w:val="6"/>
          </w:rPr>
          <w:t xml:space="preserve">- </w:t>
        </w:r>
      </w:ins>
      <w:ins w:id="1388" w:author="杨东" w:date="2026-07-29T12:11:09Z">
        <w:r>
          <w:rPr>
            <w:rFonts w:hint="default" w:ascii="Arial" w:hAnsi="Arial" w:eastAsia="宋体" w:cs="Arial"/>
            <w:color w:val="417FF9"/>
            <w:sz w:val="24"/>
            <w:szCs w:val="24"/>
            <w:lang w:eastAsia="zh-CN"/>
            <w:woUserID w:val="6"/>
          </w:rPr>
          <w:t>TAC1</w:t>
        </w:r>
      </w:ins>
      <w:ins w:id="1389" w:author="杨东" w:date="2026-07-29T12:11:10Z">
        <w:r>
          <w:rPr>
            <w:rFonts w:hint="default" w:ascii="Arial" w:hAnsi="Arial" w:eastAsia="宋体" w:cs="Arial"/>
            <w:color w:val="417FF9"/>
            <w:sz w:val="24"/>
            <w:szCs w:val="24"/>
            <w:lang w:eastAsia="zh-CN"/>
            <w:woUserID w:val="6"/>
          </w:rPr>
          <w:t>案例</w:t>
        </w:r>
      </w:ins>
      <w:ins w:id="1390" w:author="杨东" w:date="2026-07-29T12:11:11Z">
        <w:r>
          <w:rPr>
            <w:rFonts w:hint="default" w:ascii="Arial" w:hAnsi="Arial" w:eastAsia="宋体" w:cs="Arial"/>
            <w:color w:val="417FF9"/>
            <w:sz w:val="24"/>
            <w:szCs w:val="24"/>
            <w:lang w:eastAsia="zh-CN"/>
            <w:woUserID w:val="6"/>
          </w:rPr>
          <w:t>的图，</w:t>
        </w:r>
      </w:ins>
      <w:ins w:id="1391" w:author="杨东" w:date="2026-07-29T12:11:18Z">
        <w:r>
          <w:rPr>
            <w:rFonts w:hint="default" w:ascii="Arial" w:hAnsi="Arial" w:eastAsia="宋体" w:cs="Arial"/>
            <w:color w:val="417FF9"/>
            <w:sz w:val="24"/>
            <w:szCs w:val="24"/>
            <w:lang w:eastAsia="zh-CN"/>
            <w:woUserID w:val="6"/>
          </w:rPr>
          <w:t>多</w:t>
        </w:r>
      </w:ins>
      <w:ins w:id="1392" w:author="杨东" w:date="2026-07-29T12:11:19Z">
        <w:r>
          <w:rPr>
            <w:rFonts w:hint="default" w:ascii="Arial" w:hAnsi="Arial" w:eastAsia="宋体" w:cs="Arial"/>
            <w:color w:val="417FF9"/>
            <w:sz w:val="24"/>
            <w:szCs w:val="24"/>
            <w:lang w:eastAsia="zh-CN"/>
            <w:woUserID w:val="6"/>
          </w:rPr>
          <w:t>分辨</w:t>
        </w:r>
      </w:ins>
      <w:ins w:id="1393" w:author="杨东" w:date="2026-07-29T12:11:21Z">
        <w:r>
          <w:rPr>
            <w:rFonts w:hint="default" w:ascii="Arial" w:hAnsi="Arial" w:eastAsia="宋体" w:cs="Arial"/>
            <w:color w:val="417FF9"/>
            <w:sz w:val="24"/>
            <w:szCs w:val="24"/>
            <w:lang w:eastAsia="zh-CN"/>
            <w:woUserID w:val="6"/>
          </w:rPr>
          <w:t>指标</w:t>
        </w:r>
      </w:ins>
    </w:p>
    <w:p w14:paraId="7F16D6DE">
      <w:pPr>
        <w:numPr>
          <w:ilvl w:val="-1"/>
          <w:numId w:val="0"/>
        </w:numPr>
        <w:rPr>
          <w:ins w:id="1395" w:author="傅帅" w:date="2026-07-17T09:17:25Z"/>
          <w:rFonts w:hint="default" w:ascii="Tahoma" w:hAnsi="Tahoma" w:cs="Tahoma"/>
          <w:color w:val="000000"/>
          <w:szCs w:val="21"/>
          <w:shd w:val="clear" w:color="auto" w:fill="FFFFFF"/>
          <w:woUserID w:val="5"/>
        </w:rPr>
        <w:pPrChange w:id="1394" w:author="傅帅" w:date="2026-07-17T09:17:19Z">
          <w:pPr/>
        </w:pPrChange>
      </w:pPr>
    </w:p>
    <w:p w14:paraId="335EA35D">
      <w:pPr>
        <w:numPr>
          <w:ilvl w:val="-1"/>
          <w:numId w:val="0"/>
        </w:numPr>
        <w:rPr>
          <w:ins w:id="1397" w:author="徐煜" w:date="2026-07-27T10:15:34Z"/>
          <w:rFonts w:ascii="Tahoma" w:hAnsi="Tahoma" w:cs="Tahoma"/>
          <w:color w:val="000000"/>
          <w:szCs w:val="21"/>
          <w:shd w:val="clear" w:color="auto" w:fill="FFFFFF"/>
          <w:woUserID w:val="5"/>
        </w:rPr>
        <w:pPrChange w:id="1396" w:author="傅帅" w:date="2026-07-17T09:17:19Z">
          <w:pPr/>
        </w:pPrChange>
      </w:pPr>
      <w:ins w:id="1398" w:author="傅帅" w:date="2026-07-17T09:19:59Z">
        <w:r>
          <w:rPr>
            <w:rFonts w:ascii="Tahoma" w:hAnsi="Tahoma" w:cs="Tahoma"/>
            <w:color w:val="000000"/>
            <w:szCs w:val="21"/>
            <w:shd w:val="clear" w:color="auto" w:fill="FFFFFF"/>
            <w:woUserID w:val="5"/>
          </w:rPr>
          <w:t>7.2</w:t>
        </w:r>
      </w:ins>
      <w:r>
        <w:rPr>
          <w:rFonts w:ascii="Tahoma" w:hAnsi="Tahoma" w:cs="Tahoma"/>
          <w:color w:val="000000"/>
          <w:szCs w:val="21"/>
          <w:shd w:val="clear" w:color="auto" w:fill="FFFFFF"/>
        </w:rPr>
        <w:t>The model predicts expression from DNA sequence alone, completely ignoring transcription factor expression levels and activity, and TAC1 expression depends not only on its promoter sequence but also on the expression status of MADS-box TFs and other trans-factors that regulate it. DNA methylation, histone modifications, and chromatin accessibility are not considered, and the multimodal section only uses ATAC-seq which is only one part of epigenetics.</w:t>
      </w:r>
      <w:r>
        <w:rPr>
          <w:rFonts w:ascii="Tahoma" w:hAnsi="Tahoma" w:cs="Tahoma"/>
          <w:color w:val="000000"/>
          <w:szCs w:val="21"/>
          <w:shd w:val="clear" w:color="auto" w:fill="FFFFFF"/>
          <w:woUserID w:val="4"/>
        </w:rPr>
        <w:t xml:space="preserve"> </w:t>
      </w:r>
      <w:r>
        <w:rPr>
          <w:rFonts w:ascii="Tahoma" w:hAnsi="Tahoma" w:cs="Tahoma"/>
          <w:color w:val="000000"/>
          <w:szCs w:val="21"/>
          <w:shd w:val="clear" w:color="auto" w:fill="FFFFFF"/>
        </w:rPr>
        <w:t xml:space="preserve">TADs, chromatin looping, and enhancer-promoter interactions are not considered. </w:t>
      </w:r>
      <w:del w:id="1399" w:author="徐煜" w:date="2026-07-27T10:15:47Z">
        <w:r>
          <w:rPr>
            <w:rFonts w:ascii="Tahoma" w:hAnsi="Tahoma" w:cs="Tahoma"/>
            <w:color w:val="417FF9"/>
            <w:szCs w:val="21"/>
            <w:shd w:val="clear" w:color="auto" w:fill="FFFFFF"/>
            <w:woUserID w:val="4"/>
          </w:rPr>
          <w:delText>(proof of concept. details design of multi-modal predicton model is out of the scope of this paper)</w:delText>
        </w:r>
      </w:del>
      <w:r>
        <w:rPr>
          <w:rFonts w:ascii="Tahoma" w:hAnsi="Tahoma" w:cs="Tahoma"/>
          <w:color w:val="000000"/>
          <w:szCs w:val="21"/>
          <w:shd w:val="clear" w:color="auto" w:fill="FFFFFF"/>
          <w:woUserID w:val="4"/>
        </w:rPr>
        <w:t xml:space="preserve"> </w:t>
      </w:r>
      <w:ins w:id="1400" w:author="傅帅" w:date="2026-07-17T09:20:17Z">
        <w:r>
          <w:rPr>
            <w:rFonts w:ascii="Tahoma" w:hAnsi="Tahoma" w:cs="Tahoma"/>
            <w:color w:val="000000"/>
            <w:szCs w:val="21"/>
            <w:shd w:val="clear" w:color="auto" w:fill="FFFFFF"/>
            <w:woUserID w:val="5"/>
          </w:rPr>
          <w:t>承认</w:t>
        </w:r>
      </w:ins>
      <w:ins w:id="1401" w:author="傅帅" w:date="2026-07-17T09:20:28Z">
        <w:r>
          <w:rPr>
            <w:rFonts w:ascii="Tahoma" w:hAnsi="Tahoma" w:cs="Tahoma"/>
            <w:color w:val="000000"/>
            <w:szCs w:val="21"/>
            <w:shd w:val="clear" w:color="auto" w:fill="FFFFFF"/>
            <w:woUserID w:val="5"/>
          </w:rPr>
          <w:t>局限</w:t>
        </w:r>
      </w:ins>
      <w:ins w:id="1402" w:author="傅帅" w:date="2026-07-17T09:21:10Z">
        <w:r>
          <w:rPr>
            <w:rFonts w:ascii="Tahoma" w:hAnsi="Tahoma" w:cs="Tahoma"/>
            <w:color w:val="000000"/>
            <w:szCs w:val="21"/>
            <w:shd w:val="clear" w:color="auto" w:fill="FFFFFF"/>
            <w:woUserID w:val="5"/>
          </w:rPr>
          <w:t>，</w:t>
        </w:r>
      </w:ins>
      <w:ins w:id="1403" w:author="傅帅" w:date="2026-07-17T09:21:14Z">
        <w:r>
          <w:rPr>
            <w:rFonts w:ascii="Tahoma" w:hAnsi="Tahoma" w:cs="Tahoma"/>
            <w:color w:val="000000"/>
            <w:szCs w:val="21"/>
            <w:shd w:val="clear" w:color="auto" w:fill="FFFFFF"/>
            <w:woUserID w:val="5"/>
          </w:rPr>
          <w:t>argue</w:t>
        </w:r>
      </w:ins>
      <w:ins w:id="1404" w:author="傅帅" w:date="2026-07-17T09:21:06Z">
        <w:r>
          <w:rPr>
            <w:rFonts w:ascii="Tahoma" w:hAnsi="Tahoma" w:cs="Tahoma"/>
            <w:color w:val="000000"/>
            <w:szCs w:val="21"/>
            <w:shd w:val="clear" w:color="auto" w:fill="FFFFFF"/>
            <w:woUserID w:val="5"/>
          </w:rPr>
          <w:t>-</w:t>
        </w:r>
      </w:ins>
      <w:ins w:id="1405" w:author="傅帅" w:date="2026-07-17T09:21:07Z">
        <w:r>
          <w:rPr>
            <w:rFonts w:ascii="Tahoma" w:hAnsi="Tahoma" w:cs="Tahoma"/>
            <w:color w:val="000000"/>
            <w:szCs w:val="21"/>
            <w:shd w:val="clear" w:color="auto" w:fill="FFFFFF"/>
            <w:woUserID w:val="5"/>
          </w:rPr>
          <w:t>徐煜</w:t>
        </w:r>
      </w:ins>
    </w:p>
    <w:p w14:paraId="0D441EC1">
      <w:pPr>
        <w:rPr>
          <w:ins w:id="1406" w:author="徐煜" w:date="2026-07-27T10:15:35Z"/>
          <w:rFonts w:ascii="Arial" w:hAnsi="Arial" w:eastAsia="宋体" w:cs="Arial"/>
          <w:color w:val="417FF9"/>
          <w:sz w:val="24"/>
          <w:szCs w:val="24"/>
          <w:woUserID w:val="4"/>
        </w:rPr>
      </w:pPr>
      <w:ins w:id="1407" w:author="徐煜" w:date="2026-07-27T10:15:35Z">
        <w:r>
          <w:rPr>
            <w:rFonts w:ascii="Arial" w:hAnsi="Arial" w:eastAsia="宋体" w:cs="Arial"/>
            <w:color w:val="417FF9"/>
            <w:sz w:val="24"/>
            <w:szCs w:val="24"/>
            <w:woUserID w:val="4"/>
          </w:rPr>
          <w:t xml:space="preserve">Transcription is a sophisticated process regulated by multiple factors, including chromatin accessibility, histone modifications, transcription factor regulation, and RNA polymerase activity. These factors can be measured directly, for example by ATAC-seq, or inferred indirectly, through DNA mutations and gene-gene </w:t>
        </w:r>
      </w:ins>
      <w:ins w:id="1408" w:author="徐煜" w:date="2026-07-27T10:16:32Z">
        <w:r>
          <w:rPr>
            <w:rFonts w:ascii="Arial" w:hAnsi="Arial" w:eastAsia="宋体" w:cs="Arial"/>
            <w:color w:val="417FF9"/>
            <w:sz w:val="24"/>
            <w:szCs w:val="24"/>
            <w:woUserID w:val="4"/>
          </w:rPr>
          <w:t>co-</w:t>
        </w:r>
      </w:ins>
      <w:ins w:id="1409" w:author="徐煜" w:date="2026-07-27T10:16:34Z">
        <w:r>
          <w:rPr>
            <w:rFonts w:ascii="Arial" w:hAnsi="Arial" w:eastAsia="宋体" w:cs="Arial"/>
            <w:color w:val="417FF9"/>
            <w:sz w:val="24"/>
            <w:szCs w:val="24"/>
            <w:woUserID w:val="4"/>
          </w:rPr>
          <w:t>expression</w:t>
        </w:r>
      </w:ins>
      <w:ins w:id="1410" w:author="徐煜" w:date="2026-07-27T10:16:35Z">
        <w:r>
          <w:rPr>
            <w:rFonts w:ascii="Arial" w:hAnsi="Arial" w:eastAsia="宋体" w:cs="Arial"/>
            <w:color w:val="417FF9"/>
            <w:sz w:val="24"/>
            <w:szCs w:val="24"/>
            <w:woUserID w:val="4"/>
          </w:rPr>
          <w:t xml:space="preserve"> sig</w:t>
        </w:r>
      </w:ins>
      <w:ins w:id="1411" w:author="徐煜" w:date="2026-07-27T10:16:36Z">
        <w:r>
          <w:rPr>
            <w:rFonts w:ascii="Arial" w:hAnsi="Arial" w:eastAsia="宋体" w:cs="Arial"/>
            <w:color w:val="417FF9"/>
            <w:sz w:val="24"/>
            <w:szCs w:val="24"/>
            <w:woUserID w:val="4"/>
          </w:rPr>
          <w:t>nal</w:t>
        </w:r>
      </w:ins>
      <w:ins w:id="1412" w:author="徐煜" w:date="2026-07-27T10:16:45Z">
        <w:r>
          <w:rPr>
            <w:rFonts w:ascii="Arial" w:hAnsi="Arial" w:eastAsia="宋体" w:cs="Arial"/>
            <w:color w:val="417FF9"/>
            <w:sz w:val="24"/>
            <w:szCs w:val="24"/>
            <w:woUserID w:val="4"/>
          </w:rPr>
          <w:t>s</w:t>
        </w:r>
      </w:ins>
      <w:ins w:id="1413" w:author="徐煜" w:date="2026-07-27T10:15:35Z">
        <w:r>
          <w:rPr>
            <w:rFonts w:ascii="Arial" w:hAnsi="Arial" w:eastAsia="宋体" w:cs="Arial"/>
            <w:color w:val="417FF9"/>
            <w:sz w:val="24"/>
            <w:szCs w:val="24"/>
            <w:woUserID w:val="4"/>
          </w:rPr>
          <w:t xml:space="preserve">. Ideally, a comprehensive RNA expression model should take all of these factors into account. However, multi-modal datasets containing all of these measurements are extremely rare in rice, and modeling additional factors generally requires larger datasets. In this work, we aimed to capture the marginal effects of DNA mutations and ATAC-seq signals, while constructing a multi-modal framework that can be extended to other modalities in the future. We added a discussion of data limitations in the Discussion section. (TODO: 傅帅) Developing a comprehensive RNA expression prediction model that incorporates all of these factors is beyond the scope of this paper. </w:t>
        </w:r>
      </w:ins>
    </w:p>
    <w:p w14:paraId="2C653169">
      <w:pPr>
        <w:numPr>
          <w:ilvl w:val="-1"/>
          <w:numId w:val="0"/>
        </w:numPr>
        <w:rPr>
          <w:ins w:id="1415" w:author="徐煜" w:date="2026-07-27T10:15:14Z"/>
          <w:rFonts w:ascii="Tahoma" w:hAnsi="Tahoma" w:cs="Tahoma"/>
          <w:color w:val="000000"/>
          <w:szCs w:val="21"/>
          <w:shd w:val="clear" w:color="auto" w:fill="FFFFFF"/>
          <w:woUserID w:val="5"/>
        </w:rPr>
        <w:pPrChange w:id="1414" w:author="傅帅" w:date="2026-07-17T09:17:19Z">
          <w:pPr/>
        </w:pPrChange>
      </w:pPr>
    </w:p>
    <w:p w14:paraId="72131E59">
      <w:pPr>
        <w:numPr>
          <w:ilvl w:val="-1"/>
          <w:numId w:val="0"/>
        </w:numPr>
        <w:rPr>
          <w:ins w:id="1417" w:author="傅帅" w:date="2026-07-17T09:19:33Z"/>
          <w:rFonts w:hint="default" w:ascii="Tahoma" w:hAnsi="Tahoma" w:cs="Tahoma"/>
          <w:color w:val="000000"/>
          <w:szCs w:val="21"/>
          <w:shd w:val="clear" w:color="auto" w:fill="FFFFFF"/>
          <w:woUserID w:val="5"/>
        </w:rPr>
        <w:pPrChange w:id="1416" w:author="傅帅" w:date="2026-07-17T09:17:19Z">
          <w:pPr/>
        </w:pPrChange>
      </w:pPr>
    </w:p>
    <w:p w14:paraId="4A4A16B6">
      <w:pPr>
        <w:numPr>
          <w:ilvl w:val="-1"/>
          <w:numId w:val="0"/>
        </w:numPr>
        <w:rPr>
          <w:ins w:id="1419" w:author="杨东" w:date="2026-07-29T12:12:18Z"/>
          <w:rFonts w:ascii="Tahoma" w:hAnsi="Tahoma" w:cs="Tahoma"/>
          <w:color w:val="000000"/>
          <w:szCs w:val="21"/>
          <w:shd w:val="clear" w:color="auto" w:fill="FFFFFF"/>
          <w:woUserID w:val="5"/>
        </w:rPr>
        <w:pPrChange w:id="1418" w:author="傅帅" w:date="2026-07-17T09:17:19Z">
          <w:pPr/>
        </w:pPrChange>
      </w:pPr>
      <w:ins w:id="1420" w:author="傅帅" w:date="2026-07-17T09:23:14Z">
        <w:r>
          <w:rPr>
            <w:rFonts w:ascii="Tahoma" w:hAnsi="Tahoma" w:cs="Tahoma"/>
            <w:color w:val="000000"/>
            <w:szCs w:val="21"/>
            <w:shd w:val="clear" w:color="auto" w:fill="FFFFFF"/>
            <w:woUserID w:val="5"/>
          </w:rPr>
          <w:t>7.3</w:t>
        </w:r>
      </w:ins>
      <w:r>
        <w:rPr>
          <w:rFonts w:ascii="Tahoma" w:hAnsi="Tahoma" w:cs="Tahoma"/>
          <w:color w:val="000000"/>
          <w:szCs w:val="21"/>
          <w:shd w:val="clear" w:color="auto" w:fill="FFFFFF"/>
        </w:rPr>
        <w:t>The TAC1 validation only uses the known 3'-splice site mutation, without</w:t>
      </w:r>
      <w:r>
        <w:rPr>
          <w:rFonts w:hint="eastAsia" w:ascii="Tahoma" w:hAnsi="Tahoma" w:cs="Tahoma"/>
          <w:color w:val="000000"/>
          <w:szCs w:val="21"/>
          <w:shd w:val="clear" w:color="auto" w:fill="FFFFFF"/>
          <w:lang w:val="en-US" w:eastAsia="zh-CN"/>
        </w:rPr>
        <w:t xml:space="preserve"> </w:t>
      </w:r>
      <w:r>
        <w:rPr>
          <w:rFonts w:ascii="Tahoma" w:hAnsi="Tahoma" w:cs="Tahoma"/>
          <w:color w:val="000000"/>
          <w:szCs w:val="21"/>
          <w:shd w:val="clear" w:color="auto" w:fill="FFFFFF"/>
        </w:rPr>
        <w:t>validating the model's ability to predict new mutations or unknown regulatory variants. The high PCC of 0.91-0.95 may primarily reflect the consistency of low expression in intergenic regions rather than true regulatory logic prediction,</w:t>
      </w:r>
      <w:r>
        <w:rPr>
          <w:rFonts w:ascii="Tahoma" w:hAnsi="Tahoma" w:cs="Tahoma"/>
          <w:color w:val="417FF9"/>
          <w:szCs w:val="21"/>
          <w:shd w:val="clear" w:color="auto" w:fill="FFFFFF"/>
          <w:woUserID w:val="4"/>
        </w:rPr>
        <w:t>(PCC on exon/gene region)</w:t>
      </w:r>
      <w:r>
        <w:rPr>
          <w:rFonts w:ascii="Tahoma" w:hAnsi="Tahoma" w:cs="Tahoma"/>
          <w:color w:val="000000"/>
          <w:szCs w:val="21"/>
          <w:shd w:val="clear" w:color="auto" w:fill="FFFFFF"/>
        </w:rPr>
        <w:t xml:space="preserve"> </w:t>
      </w:r>
      <w:ins w:id="1421" w:author="傅帅" w:date="2026-07-17T09:22:49Z">
        <w:r>
          <w:rPr>
            <w:rFonts w:ascii="Tahoma" w:hAnsi="Tahoma" w:cs="Tahoma"/>
            <w:color w:val="000000"/>
            <w:szCs w:val="21"/>
            <w:shd w:val="clear" w:color="auto" w:fill="FFFFFF"/>
            <w:woUserID w:val="5"/>
          </w:rPr>
          <w:t>-提供全局和基因区的PCC等</w:t>
        </w:r>
      </w:ins>
      <w:ins w:id="1422" w:author="傅帅" w:date="2026-07-17T09:22:58Z">
        <w:r>
          <w:rPr>
            <w:rFonts w:ascii="Tahoma" w:hAnsi="Tahoma" w:cs="Tahoma"/>
            <w:color w:val="000000"/>
            <w:szCs w:val="21"/>
            <w:shd w:val="clear" w:color="auto" w:fill="FFFFFF"/>
            <w:woUserID w:val="5"/>
          </w:rPr>
          <w:t>---</w:t>
        </w:r>
      </w:ins>
      <w:ins w:id="1423" w:author="傅帅" w:date="2026-07-17T09:23:04Z">
        <w:r>
          <w:rPr>
            <w:rFonts w:ascii="Tahoma" w:hAnsi="Tahoma" w:cs="Tahoma"/>
            <w:color w:val="000000"/>
            <w:szCs w:val="21"/>
            <w:shd w:val="clear" w:color="auto" w:fill="FFFFFF"/>
            <w:woUserID w:val="5"/>
          </w:rPr>
          <w:t>杨</w:t>
        </w:r>
      </w:ins>
      <w:ins w:id="1424" w:author="傅帅" w:date="2026-07-17T09:23:05Z">
        <w:r>
          <w:rPr>
            <w:rFonts w:ascii="Tahoma" w:hAnsi="Tahoma" w:cs="Tahoma"/>
            <w:color w:val="000000"/>
            <w:szCs w:val="21"/>
            <w:shd w:val="clear" w:color="auto" w:fill="FFFFFF"/>
            <w:woUserID w:val="5"/>
          </w:rPr>
          <w:t>东</w:t>
        </w:r>
      </w:ins>
    </w:p>
    <w:p w14:paraId="4C15D886">
      <w:pPr>
        <w:numPr>
          <w:ilvl w:val="-1"/>
          <w:numId w:val="0"/>
        </w:numPr>
        <w:rPr>
          <w:ins w:id="1426" w:author="杨东" w:date="2026-07-29T12:12:36Z"/>
          <w:rFonts w:hint="default" w:ascii="Tahoma" w:hAnsi="Tahoma" w:cs="Tahoma"/>
          <w:color w:val="000000"/>
          <w:szCs w:val="21"/>
          <w:shd w:val="clear" w:color="auto" w:fill="FFFFFF"/>
          <w:woUserID w:val="6"/>
        </w:rPr>
        <w:pPrChange w:id="1425" w:author="傅帅" w:date="2026-07-17T09:17:19Z">
          <w:pPr/>
        </w:pPrChange>
      </w:pPr>
      <w:ins w:id="1427" w:author="杨东" w:date="2026-07-29T12:12:23Z">
        <w:r>
          <w:rPr>
            <w:rFonts w:hint="default" w:ascii="Tahoma" w:hAnsi="Tahoma" w:cs="Tahoma"/>
            <w:color w:val="000000"/>
            <w:szCs w:val="21"/>
            <w:shd w:val="clear" w:color="auto" w:fill="FFFFFF"/>
            <w:woUserID w:val="6"/>
          </w:rPr>
          <w:t xml:space="preserve">- </w:t>
        </w:r>
      </w:ins>
      <w:ins w:id="1428" w:author="杨东" w:date="2026-07-29T12:12:25Z">
        <w:r>
          <w:rPr>
            <w:rFonts w:hint="default" w:ascii="Tahoma" w:hAnsi="Tahoma" w:cs="Tahoma"/>
            <w:color w:val="000000"/>
            <w:szCs w:val="21"/>
            <w:shd w:val="clear" w:color="auto" w:fill="FFFFFF"/>
            <w:woUserID w:val="6"/>
          </w:rPr>
          <w:t>回复</w:t>
        </w:r>
      </w:ins>
      <w:ins w:id="1429" w:author="杨东" w:date="2026-07-29T12:12:30Z">
        <w:r>
          <w:rPr>
            <w:rFonts w:hint="default" w:ascii="Tahoma" w:hAnsi="Tahoma" w:cs="Tahoma"/>
            <w:color w:val="000000"/>
            <w:szCs w:val="21"/>
            <w:shd w:val="clear" w:color="auto" w:fill="FFFFFF"/>
            <w:woUserID w:val="6"/>
          </w:rPr>
          <w:t>案例</w:t>
        </w:r>
      </w:ins>
      <w:ins w:id="1430" w:author="杨东" w:date="2026-07-29T12:15:56Z">
        <w:r>
          <w:rPr>
            <w:rFonts w:hint="default" w:ascii="Tahoma" w:hAnsi="Tahoma" w:cs="Tahoma"/>
            <w:color w:val="000000"/>
            <w:szCs w:val="21"/>
            <w:shd w:val="clear" w:color="auto" w:fill="FFFFFF"/>
            <w:woUserID w:val="6"/>
          </w:rPr>
          <w:t>的</w:t>
        </w:r>
      </w:ins>
      <w:ins w:id="1431" w:author="杨东" w:date="2026-07-29T12:15:58Z">
        <w:r>
          <w:rPr>
            <w:rFonts w:hint="default" w:ascii="Tahoma" w:hAnsi="Tahoma" w:cs="Tahoma"/>
            <w:color w:val="000000"/>
            <w:szCs w:val="21"/>
            <w:shd w:val="clear" w:color="auto" w:fill="FFFFFF"/>
            <w:woUserID w:val="6"/>
          </w:rPr>
          <w:t>局限性</w:t>
        </w:r>
      </w:ins>
      <w:ins w:id="1432" w:author="杨东" w:date="2026-07-29T12:12:34Z">
        <w:r>
          <w:rPr>
            <w:rFonts w:hint="default" w:ascii="Tahoma" w:hAnsi="Tahoma" w:cs="Tahoma"/>
            <w:color w:val="000000"/>
            <w:szCs w:val="21"/>
            <w:shd w:val="clear" w:color="auto" w:fill="FFFFFF"/>
            <w:woUserID w:val="6"/>
          </w:rPr>
          <w:t>（</w:t>
        </w:r>
      </w:ins>
      <w:ins w:id="1433" w:author="杨东" w:date="2026-07-29T12:12:36Z">
        <w:r>
          <w:rPr>
            <w:rFonts w:hint="default" w:ascii="Tahoma" w:hAnsi="Tahoma" w:cs="Tahoma"/>
            <w:color w:val="000000"/>
            <w:szCs w:val="21"/>
            <w:shd w:val="clear" w:color="auto" w:fill="FFFFFF"/>
            <w:woUserID w:val="6"/>
          </w:rPr>
          <w:t>）</w:t>
        </w:r>
      </w:ins>
    </w:p>
    <w:p w14:paraId="2666BE23">
      <w:pPr>
        <w:numPr>
          <w:ilvl w:val="-1"/>
          <w:numId w:val="0"/>
        </w:numPr>
        <w:rPr>
          <w:ins w:id="1435" w:author="杨东" w:date="2026-07-29T12:13:10Z"/>
          <w:rFonts w:hint="default" w:ascii="Tahoma" w:hAnsi="Tahoma" w:cs="Tahoma"/>
          <w:color w:val="000000"/>
          <w:szCs w:val="21"/>
          <w:shd w:val="clear" w:color="auto" w:fill="FFFFFF"/>
          <w:woUserID w:val="6"/>
        </w:rPr>
        <w:pPrChange w:id="1434" w:author="傅帅" w:date="2026-07-17T09:17:19Z">
          <w:pPr/>
        </w:pPrChange>
      </w:pPr>
      <w:ins w:id="1436" w:author="杨东" w:date="2026-07-29T12:12:37Z">
        <w:r>
          <w:rPr>
            <w:rFonts w:hint="default" w:ascii="Tahoma" w:hAnsi="Tahoma" w:cs="Tahoma"/>
            <w:color w:val="000000"/>
            <w:szCs w:val="21"/>
            <w:shd w:val="clear" w:color="auto" w:fill="FFFFFF"/>
            <w:woUserID w:val="6"/>
          </w:rPr>
          <w:t xml:space="preserve">- </w:t>
        </w:r>
      </w:ins>
      <w:ins w:id="1437" w:author="杨东" w:date="2026-07-29T12:12:54Z">
        <w:r>
          <w:rPr>
            <w:rFonts w:hint="default" w:ascii="Tahoma" w:hAnsi="Tahoma" w:cs="Tahoma"/>
            <w:color w:val="000000"/>
            <w:szCs w:val="21"/>
            <w:shd w:val="clear" w:color="auto" w:fill="FFFFFF"/>
            <w:woUserID w:val="6"/>
          </w:rPr>
          <w:t>提供</w:t>
        </w:r>
      </w:ins>
      <w:ins w:id="1438" w:author="杨东" w:date="2026-07-29T12:12:55Z">
        <w:r>
          <w:rPr>
            <w:rFonts w:hint="default" w:ascii="Tahoma" w:hAnsi="Tahoma" w:cs="Tahoma"/>
            <w:color w:val="000000"/>
            <w:szCs w:val="21"/>
            <w:shd w:val="clear" w:color="auto" w:fill="FFFFFF"/>
            <w:woUserID w:val="6"/>
          </w:rPr>
          <w:t>多个</w:t>
        </w:r>
      </w:ins>
      <w:ins w:id="1439" w:author="杨东" w:date="2026-07-29T12:12:56Z">
        <w:r>
          <w:rPr>
            <w:rFonts w:hint="default" w:ascii="Tahoma" w:hAnsi="Tahoma" w:cs="Tahoma"/>
            <w:color w:val="000000"/>
            <w:szCs w:val="21"/>
            <w:shd w:val="clear" w:color="auto" w:fill="FFFFFF"/>
            <w:woUserID w:val="6"/>
          </w:rPr>
          <w:t>指标</w:t>
        </w:r>
      </w:ins>
      <w:ins w:id="1440" w:author="杨东" w:date="2026-07-29T12:12:57Z">
        <w:r>
          <w:rPr>
            <w:rFonts w:hint="default" w:ascii="Tahoma" w:hAnsi="Tahoma" w:cs="Tahoma"/>
            <w:color w:val="000000"/>
            <w:szCs w:val="21"/>
            <w:shd w:val="clear" w:color="auto" w:fill="FFFFFF"/>
            <w:woUserID w:val="6"/>
          </w:rPr>
          <w:t>的</w:t>
        </w:r>
      </w:ins>
      <w:ins w:id="1441" w:author="杨东" w:date="2026-07-29T12:12:58Z">
        <w:r>
          <w:rPr>
            <w:rFonts w:hint="default" w:ascii="Tahoma" w:hAnsi="Tahoma" w:cs="Tahoma"/>
            <w:color w:val="000000"/>
            <w:szCs w:val="21"/>
            <w:shd w:val="clear" w:color="auto" w:fill="FFFFFF"/>
            <w:woUserID w:val="6"/>
          </w:rPr>
          <w:t>PCC</w:t>
        </w:r>
      </w:ins>
      <w:ins w:id="1442" w:author="杨东" w:date="2026-07-29T12:12:59Z">
        <w:r>
          <w:rPr>
            <w:rFonts w:hint="default" w:ascii="Tahoma" w:hAnsi="Tahoma" w:cs="Tahoma"/>
            <w:color w:val="000000"/>
            <w:szCs w:val="21"/>
            <w:shd w:val="clear" w:color="auto" w:fill="FFFFFF"/>
            <w:woUserID w:val="6"/>
          </w:rPr>
          <w:t>说明</w:t>
        </w:r>
      </w:ins>
      <w:ins w:id="1443" w:author="杨东" w:date="2026-07-29T12:13:00Z">
        <w:r>
          <w:rPr>
            <w:rFonts w:hint="default" w:ascii="Tahoma" w:hAnsi="Tahoma" w:cs="Tahoma"/>
            <w:color w:val="000000"/>
            <w:szCs w:val="21"/>
            <w:shd w:val="clear" w:color="auto" w:fill="FFFFFF"/>
            <w:woUserID w:val="6"/>
          </w:rPr>
          <w:t>其</w:t>
        </w:r>
      </w:ins>
      <w:ins w:id="1444" w:author="杨东" w:date="2026-07-29T12:13:01Z">
        <w:r>
          <w:rPr>
            <w:rFonts w:hint="default" w:ascii="Tahoma" w:hAnsi="Tahoma" w:cs="Tahoma"/>
            <w:color w:val="000000"/>
            <w:szCs w:val="21"/>
            <w:shd w:val="clear" w:color="auto" w:fill="FFFFFF"/>
            <w:woUserID w:val="6"/>
          </w:rPr>
          <w:t>学</w:t>
        </w:r>
      </w:ins>
      <w:ins w:id="1445" w:author="杨东" w:date="2026-07-29T12:13:02Z">
        <w:r>
          <w:rPr>
            <w:rFonts w:hint="default" w:ascii="Tahoma" w:hAnsi="Tahoma" w:cs="Tahoma"/>
            <w:color w:val="000000"/>
            <w:szCs w:val="21"/>
            <w:shd w:val="clear" w:color="auto" w:fill="FFFFFF"/>
            <w:woUserID w:val="6"/>
          </w:rPr>
          <w:t>到</w:t>
        </w:r>
      </w:ins>
      <w:ins w:id="1446" w:author="杨东" w:date="2026-07-29T12:13:03Z">
        <w:r>
          <w:rPr>
            <w:rFonts w:hint="default" w:ascii="Tahoma" w:hAnsi="Tahoma" w:cs="Tahoma"/>
            <w:color w:val="000000"/>
            <w:szCs w:val="21"/>
            <w:shd w:val="clear" w:color="auto" w:fill="FFFFFF"/>
            <w:woUserID w:val="6"/>
          </w:rPr>
          <w:t>了</w:t>
        </w:r>
      </w:ins>
      <w:ins w:id="1447" w:author="杨东" w:date="2026-07-29T12:13:07Z">
        <w:r>
          <w:rPr>
            <w:rFonts w:hint="default" w:ascii="Tahoma" w:hAnsi="Tahoma" w:cs="Tahoma"/>
            <w:color w:val="000000"/>
            <w:szCs w:val="21"/>
            <w:shd w:val="clear" w:color="auto" w:fill="FFFFFF"/>
            <w:woUserID w:val="6"/>
          </w:rPr>
          <w:t>有</w:t>
        </w:r>
      </w:ins>
      <w:ins w:id="1448" w:author="杨东" w:date="2026-07-29T12:13:08Z">
        <w:r>
          <w:rPr>
            <w:rFonts w:hint="default" w:ascii="Tahoma" w:hAnsi="Tahoma" w:cs="Tahoma"/>
            <w:color w:val="000000"/>
            <w:szCs w:val="21"/>
            <w:shd w:val="clear" w:color="auto" w:fill="FFFFFF"/>
            <w:woUserID w:val="6"/>
          </w:rPr>
          <w:t>表达</w:t>
        </w:r>
      </w:ins>
      <w:ins w:id="1449" w:author="杨东" w:date="2026-07-29T12:13:09Z">
        <w:r>
          <w:rPr>
            <w:rFonts w:hint="default" w:ascii="Tahoma" w:hAnsi="Tahoma" w:cs="Tahoma"/>
            <w:color w:val="000000"/>
            <w:szCs w:val="21"/>
            <w:shd w:val="clear" w:color="auto" w:fill="FFFFFF"/>
            <w:woUserID w:val="6"/>
          </w:rPr>
          <w:t>的</w:t>
        </w:r>
      </w:ins>
      <w:ins w:id="1450" w:author="杨东" w:date="2026-07-29T12:13:10Z">
        <w:r>
          <w:rPr>
            <w:rFonts w:hint="default" w:ascii="Tahoma" w:hAnsi="Tahoma" w:cs="Tahoma"/>
            <w:color w:val="000000"/>
            <w:szCs w:val="21"/>
            <w:shd w:val="clear" w:color="auto" w:fill="FFFFFF"/>
            <w:woUserID w:val="6"/>
          </w:rPr>
          <w:t>区域</w:t>
        </w:r>
      </w:ins>
    </w:p>
    <w:p w14:paraId="681A6B3B">
      <w:pPr>
        <w:numPr>
          <w:ilvl w:val="-1"/>
          <w:numId w:val="0"/>
        </w:numPr>
        <w:rPr>
          <w:ins w:id="1452" w:author="杨东" w:date="2026-07-29T12:13:11Z"/>
          <w:rFonts w:hint="default" w:ascii="Tahoma" w:hAnsi="Tahoma" w:cs="Tahoma"/>
          <w:color w:val="000000"/>
          <w:szCs w:val="21"/>
          <w:shd w:val="clear" w:color="auto" w:fill="FFFFFF"/>
          <w:woUserID w:val="6"/>
        </w:rPr>
        <w:pPrChange w:id="1451" w:author="傅帅" w:date="2026-07-17T09:17:19Z">
          <w:pPr/>
        </w:pPrChange>
      </w:pPr>
    </w:p>
    <w:p w14:paraId="2B1A40C6">
      <w:pPr>
        <w:numPr>
          <w:ilvl w:val="-1"/>
          <w:numId w:val="0"/>
        </w:numPr>
        <w:rPr>
          <w:ins w:id="1454" w:author="傅帅" w:date="2026-07-17T09:22:46Z"/>
          <w:rFonts w:hint="default" w:ascii="Tahoma" w:hAnsi="Tahoma" w:cs="Tahoma"/>
          <w:color w:val="000000"/>
          <w:szCs w:val="21"/>
          <w:shd w:val="clear" w:color="auto" w:fill="FFFFFF"/>
          <w:woUserID w:val="6"/>
        </w:rPr>
        <w:pPrChange w:id="1453" w:author="傅帅" w:date="2026-07-17T09:17:19Z">
          <w:pPr/>
        </w:pPrChange>
      </w:pPr>
    </w:p>
    <w:p w14:paraId="7C2638FB">
      <w:pPr>
        <w:numPr>
          <w:ilvl w:val="-1"/>
          <w:numId w:val="0"/>
        </w:numPr>
        <w:rPr>
          <w:ins w:id="1456" w:author="徐小龙" w:date="2026-07-27T16:32:18Z"/>
          <w:rFonts w:ascii="Tahoma" w:hAnsi="Tahoma" w:cs="Tahoma"/>
          <w:color w:val="000000"/>
          <w:szCs w:val="21"/>
          <w:shd w:val="clear" w:color="auto" w:fill="FFFFFF"/>
          <w:woUserID w:val="5"/>
        </w:rPr>
        <w:pPrChange w:id="1455" w:author="傅帅" w:date="2026-07-17T09:17:19Z">
          <w:pPr/>
        </w:pPrChange>
      </w:pPr>
      <w:ins w:id="1457" w:author="傅帅" w:date="2026-07-17T09:23:19Z">
        <w:r>
          <w:rPr>
            <w:rFonts w:ascii="Tahoma" w:hAnsi="Tahoma" w:cs="Tahoma"/>
            <w:color w:val="000000"/>
            <w:szCs w:val="21"/>
            <w:shd w:val="clear" w:color="auto" w:fill="FFFFFF"/>
            <w:woUserID w:val="5"/>
          </w:rPr>
          <w:t>7.4</w:t>
        </w:r>
      </w:ins>
      <w:r>
        <w:rPr>
          <w:rFonts w:ascii="Tahoma" w:hAnsi="Tahoma" w:cs="Tahoma"/>
          <w:color w:val="000000"/>
          <w:szCs w:val="21"/>
          <w:u w:val="single"/>
          <w:shd w:val="clear" w:color="auto" w:fill="FFFFFF"/>
          <w:rPrChange w:id="1458" w:author="杨东 [2]" w:date="2026-07-29T12:53:32Z">
            <w:rPr>
              <w:rFonts w:ascii="Tahoma" w:hAnsi="Tahoma" w:cs="Tahoma"/>
              <w:color w:val="000000"/>
              <w:szCs w:val="21"/>
              <w:shd w:val="clear" w:color="auto" w:fill="FFFFFF"/>
            </w:rPr>
          </w:rPrChange>
        </w:rPr>
        <w:t>the model may mainly learn gene positions (TSS/TES) rather than regulatory mechanisms, and different subspecies already have highly similar genome-wide expression levels so high PCC may reflect background similarity rather than model prediction ability</w:t>
      </w:r>
      <w:r>
        <w:rPr>
          <w:rFonts w:ascii="Tahoma" w:hAnsi="Tahoma" w:cs="Tahoma"/>
          <w:color w:val="000000"/>
          <w:szCs w:val="21"/>
          <w:shd w:val="clear" w:color="auto" w:fill="FFFFFF"/>
        </w:rPr>
        <w:t>.</w:t>
      </w:r>
      <w:del w:id="1459" w:author="傅帅" w:date="2026-07-17T09:22:40Z">
        <w:r>
          <w:rPr>
            <w:rFonts w:ascii="Tahoma" w:hAnsi="Tahoma" w:cs="Tahoma"/>
            <w:color w:val="000000"/>
            <w:szCs w:val="21"/>
          </w:rPr>
          <w:br w:type="textWrapping"/>
        </w:r>
      </w:del>
      <w:r>
        <w:rPr>
          <w:rFonts w:ascii="Tahoma" w:hAnsi="Tahoma" w:cs="Tahoma"/>
          <w:color w:val="000000"/>
          <w:szCs w:val="21"/>
          <w:shd w:val="clear" w:color="auto" w:fill="FFFFFF"/>
        </w:rPr>
        <w:t>Regarding experimental design, training and test sets are separated by variety (3 varieties for training, 1 for testing), which tests cross-variety generalization rather than within-genome prediction ability, and large genetic differences between varieties mean high PCC may reflect consistency of inter-variety gene expression differences rather than the model truly learning regulatory logic.</w:t>
      </w:r>
      <w:r>
        <w:rPr>
          <w:rFonts w:ascii="Tahoma" w:hAnsi="Tahoma" w:cs="Tahoma"/>
          <w:color w:val="417FF9"/>
          <w:szCs w:val="21"/>
          <w:shd w:val="clear" w:color="auto" w:fill="FFFFFF"/>
          <w:woUserID w:val="4"/>
        </w:rPr>
        <w:t>(Application oriented, acknowledge that the generalization is limited.)</w:t>
      </w:r>
      <w:r>
        <w:rPr>
          <w:rFonts w:ascii="Tahoma" w:hAnsi="Tahoma" w:cs="Tahoma"/>
          <w:color w:val="000000"/>
          <w:szCs w:val="21"/>
          <w:shd w:val="clear" w:color="auto" w:fill="FFFFFF"/>
        </w:rPr>
        <w:t xml:space="preserve"> </w:t>
      </w:r>
      <w:ins w:id="1460" w:author="傅帅" w:date="2026-07-17T09:26:18Z">
        <w:r>
          <w:rPr>
            <w:rFonts w:ascii="Tahoma" w:hAnsi="Tahoma" w:cs="Tahoma"/>
            <w:color w:val="000000"/>
            <w:szCs w:val="21"/>
            <w:shd w:val="clear" w:color="auto" w:fill="FFFFFF"/>
            <w:woUserID w:val="5"/>
          </w:rPr>
          <w:t>补</w:t>
        </w:r>
      </w:ins>
      <w:ins w:id="1461" w:author="傅帅" w:date="2026-07-17T09:26:21Z">
        <w:r>
          <w:rPr>
            <w:rFonts w:ascii="Tahoma" w:hAnsi="Tahoma" w:cs="Tahoma"/>
            <w:color w:val="000000"/>
            <w:szCs w:val="21"/>
            <w:shd w:val="clear" w:color="auto" w:fill="FFFFFF"/>
            <w:woUserID w:val="5"/>
          </w:rPr>
          <w:t>A</w:t>
        </w:r>
      </w:ins>
      <w:ins w:id="1462" w:author="傅帅" w:date="2026-07-17T09:26:25Z">
        <w:r>
          <w:rPr>
            <w:rFonts w:ascii="Tahoma" w:hAnsi="Tahoma" w:cs="Tahoma"/>
            <w:color w:val="000000"/>
            <w:szCs w:val="21"/>
            <w:shd w:val="clear" w:color="auto" w:fill="FFFFFF"/>
            <w:woUserID w:val="5"/>
          </w:rPr>
          <w:t>TAC</w:t>
        </w:r>
      </w:ins>
      <w:ins w:id="1463" w:author="傅帅" w:date="2026-07-17T09:26:27Z">
        <w:r>
          <w:rPr>
            <w:rFonts w:ascii="Tahoma" w:hAnsi="Tahoma" w:cs="Tahoma"/>
            <w:color w:val="000000"/>
            <w:szCs w:val="21"/>
            <w:shd w:val="clear" w:color="auto" w:fill="FFFFFF"/>
            <w:woUserID w:val="5"/>
          </w:rPr>
          <w:t>实验</w:t>
        </w:r>
      </w:ins>
      <w:ins w:id="1464" w:author="傅帅" w:date="2026-07-17T09:27:29Z">
        <w:r>
          <w:rPr>
            <w:rFonts w:ascii="Tahoma" w:hAnsi="Tahoma" w:cs="Tahoma"/>
            <w:color w:val="000000"/>
            <w:szCs w:val="21"/>
            <w:shd w:val="clear" w:color="auto" w:fill="FFFFFF"/>
            <w:woUserID w:val="5"/>
          </w:rPr>
          <w:t>，</w:t>
        </w:r>
      </w:ins>
      <w:ins w:id="1465" w:author="傅帅" w:date="2026-07-17T09:27:34Z">
        <w:r>
          <w:rPr>
            <w:rFonts w:ascii="Tahoma" w:hAnsi="Tahoma" w:cs="Tahoma"/>
            <w:color w:val="000000"/>
            <w:szCs w:val="21"/>
            <w:shd w:val="clear" w:color="auto" w:fill="FFFFFF"/>
            <w:woUserID w:val="5"/>
          </w:rPr>
          <w:t>TA</w:t>
        </w:r>
      </w:ins>
      <w:ins w:id="1466" w:author="傅帅" w:date="2026-07-17T09:27:35Z">
        <w:r>
          <w:rPr>
            <w:rFonts w:ascii="Tahoma" w:hAnsi="Tahoma" w:cs="Tahoma"/>
            <w:color w:val="000000"/>
            <w:szCs w:val="21"/>
            <w:shd w:val="clear" w:color="auto" w:fill="FFFFFF"/>
            <w:woUserID w:val="5"/>
          </w:rPr>
          <w:t>C</w:t>
        </w:r>
      </w:ins>
      <w:ins w:id="1467" w:author="傅帅" w:date="2026-07-17T09:27:36Z">
        <w:r>
          <w:rPr>
            <w:rFonts w:ascii="Tahoma" w:hAnsi="Tahoma" w:cs="Tahoma"/>
            <w:color w:val="000000"/>
            <w:szCs w:val="21"/>
            <w:shd w:val="clear" w:color="auto" w:fill="FFFFFF"/>
            <w:woUserID w:val="5"/>
          </w:rPr>
          <w:t>例子</w:t>
        </w:r>
      </w:ins>
      <w:ins w:id="1468" w:author="傅帅" w:date="2026-07-17T09:27:40Z">
        <w:r>
          <w:rPr>
            <w:rFonts w:ascii="Tahoma" w:hAnsi="Tahoma" w:cs="Tahoma"/>
            <w:color w:val="000000"/>
            <w:szCs w:val="21"/>
            <w:shd w:val="clear" w:color="auto" w:fill="FFFFFF"/>
            <w:woUserID w:val="5"/>
          </w:rPr>
          <w:t>说明</w:t>
        </w:r>
      </w:ins>
      <w:ins w:id="1469" w:author="傅帅" w:date="2026-07-17T09:27:45Z">
        <w:r>
          <w:rPr>
            <w:rFonts w:ascii="Tahoma" w:hAnsi="Tahoma" w:cs="Tahoma"/>
            <w:color w:val="000000"/>
            <w:szCs w:val="21"/>
            <w:shd w:val="clear" w:color="auto" w:fill="FFFFFF"/>
            <w:woUserID w:val="5"/>
          </w:rPr>
          <w:t>学到</w:t>
        </w:r>
      </w:ins>
      <w:ins w:id="1470" w:author="傅帅" w:date="2026-07-17T09:27:46Z">
        <w:r>
          <w:rPr>
            <w:rFonts w:ascii="Tahoma" w:hAnsi="Tahoma" w:cs="Tahoma"/>
            <w:color w:val="000000"/>
            <w:szCs w:val="21"/>
            <w:shd w:val="clear" w:color="auto" w:fill="FFFFFF"/>
            <w:woUserID w:val="5"/>
          </w:rPr>
          <w:t>调控</w:t>
        </w:r>
      </w:ins>
      <w:ins w:id="1471" w:author="傅帅" w:date="2026-07-17T09:28:20Z">
        <w:r>
          <w:rPr>
            <w:rFonts w:ascii="Tahoma" w:hAnsi="Tahoma" w:cs="Tahoma"/>
            <w:color w:val="000000"/>
            <w:szCs w:val="21"/>
            <w:shd w:val="clear" w:color="auto" w:fill="FFFFFF"/>
            <w:woUserID w:val="5"/>
          </w:rPr>
          <w:t>、</w:t>
        </w:r>
      </w:ins>
      <w:ins w:id="1472" w:author="傅帅" w:date="2026-07-17T09:28:23Z">
        <w:r>
          <w:rPr>
            <w:rFonts w:ascii="Tahoma" w:hAnsi="Tahoma" w:cs="Tahoma"/>
            <w:color w:val="000000"/>
            <w:szCs w:val="21"/>
            <w:shd w:val="clear" w:color="auto" w:fill="FFFFFF"/>
            <w:woUserID w:val="5"/>
          </w:rPr>
          <w:t>AT</w:t>
        </w:r>
      </w:ins>
      <w:ins w:id="1473" w:author="傅帅" w:date="2026-07-17T09:28:26Z">
        <w:r>
          <w:rPr>
            <w:rFonts w:ascii="Tahoma" w:hAnsi="Tahoma" w:cs="Tahoma"/>
            <w:color w:val="000000"/>
            <w:szCs w:val="21"/>
            <w:shd w:val="clear" w:color="auto" w:fill="FFFFFF"/>
            <w:woUserID w:val="5"/>
          </w:rPr>
          <w:t>A</w:t>
        </w:r>
      </w:ins>
      <w:ins w:id="1474" w:author="傅帅" w:date="2026-07-17T09:28:27Z">
        <w:r>
          <w:rPr>
            <w:rFonts w:ascii="Tahoma" w:hAnsi="Tahoma" w:cs="Tahoma"/>
            <w:color w:val="000000"/>
            <w:szCs w:val="21"/>
            <w:shd w:val="clear" w:color="auto" w:fill="FFFFFF"/>
            <w:woUserID w:val="5"/>
          </w:rPr>
          <w:t>C</w:t>
        </w:r>
      </w:ins>
      <w:ins w:id="1475" w:author="傅帅" w:date="2026-07-17T09:28:28Z">
        <w:r>
          <w:rPr>
            <w:rFonts w:ascii="Tahoma" w:hAnsi="Tahoma" w:cs="Tahoma"/>
            <w:color w:val="000000"/>
            <w:szCs w:val="21"/>
            <w:shd w:val="clear" w:color="auto" w:fill="FFFFFF"/>
            <w:woUserID w:val="5"/>
          </w:rPr>
          <w:t>选</w:t>
        </w:r>
      </w:ins>
      <w:ins w:id="1476" w:author="傅帅" w:date="2026-07-17T09:28:32Z">
        <w:r>
          <w:rPr>
            <w:rFonts w:ascii="Tahoma" w:hAnsi="Tahoma" w:cs="Tahoma"/>
            <w:color w:val="000000"/>
            <w:szCs w:val="21"/>
            <w:shd w:val="clear" w:color="auto" w:fill="FFFFFF"/>
            <w:woUserID w:val="5"/>
          </w:rPr>
          <w:t>个例子</w:t>
        </w:r>
      </w:ins>
      <w:ins w:id="1477" w:author="傅帅" w:date="2026-07-17T09:28:34Z">
        <w:r>
          <w:rPr>
            <w:rFonts w:ascii="Tahoma" w:hAnsi="Tahoma" w:cs="Tahoma"/>
            <w:color w:val="000000"/>
            <w:szCs w:val="21"/>
            <w:shd w:val="clear" w:color="auto" w:fill="FFFFFF"/>
            <w:woUserID w:val="5"/>
          </w:rPr>
          <w:t>试试</w:t>
        </w:r>
      </w:ins>
      <w:ins w:id="1478" w:author="傅帅" w:date="2026-07-17T09:28:35Z">
        <w:r>
          <w:rPr>
            <w:rFonts w:ascii="Tahoma" w:hAnsi="Tahoma" w:cs="Tahoma"/>
            <w:color w:val="000000"/>
            <w:szCs w:val="21"/>
            <w:shd w:val="clear" w:color="auto" w:fill="FFFFFF"/>
            <w:woUserID w:val="5"/>
          </w:rPr>
          <w:t>；</w:t>
        </w:r>
      </w:ins>
      <w:ins w:id="1479" w:author="傅帅" w:date="2026-07-17T09:28:53Z">
        <w:r>
          <w:rPr>
            <w:rFonts w:ascii="Tahoma" w:hAnsi="Tahoma" w:cs="Tahoma"/>
            <w:color w:val="000000"/>
            <w:szCs w:val="21"/>
            <w:shd w:val="clear" w:color="auto" w:fill="FFFFFF"/>
            <w:woUserID w:val="5"/>
          </w:rPr>
          <w:t>---</w:t>
        </w:r>
      </w:ins>
      <w:ins w:id="1480" w:author="傅帅" w:date="2026-07-17T09:28:55Z">
        <w:r>
          <w:rPr>
            <w:rFonts w:ascii="Tahoma" w:hAnsi="Tahoma" w:cs="Tahoma"/>
            <w:color w:val="000000"/>
            <w:szCs w:val="21"/>
            <w:shd w:val="clear" w:color="auto" w:fill="FFFFFF"/>
            <w:woUserID w:val="5"/>
          </w:rPr>
          <w:t>小龙</w:t>
        </w:r>
      </w:ins>
    </w:p>
    <w:p w14:paraId="51B27829">
      <w:pPr>
        <w:numPr>
          <w:ilvl w:val="-1"/>
          <w:numId w:val="0"/>
        </w:numPr>
        <w:rPr>
          <w:ins w:id="1482" w:author="傅帅" w:date="2026-07-17T09:23:23Z"/>
          <w:rFonts w:hint="default" w:ascii="Tahoma" w:hAnsi="Tahoma" w:cs="Tahoma"/>
          <w:color w:val="000000"/>
          <w:szCs w:val="21"/>
          <w:shd w:val="clear" w:color="auto" w:fill="FFFFFF"/>
          <w:woUserID w:val="5"/>
        </w:rPr>
        <w:pPrChange w:id="1481" w:author="傅帅" w:date="2026-07-17T09:17:19Z">
          <w:pPr/>
        </w:pPrChange>
      </w:pPr>
    </w:p>
    <w:p w14:paraId="759026FC">
      <w:pPr>
        <w:numPr>
          <w:ilvl w:val="-1"/>
          <w:numId w:val="0"/>
        </w:numPr>
        <w:rPr>
          <w:ins w:id="1484" w:author="徐小龙" w:date="2026-07-27T16:32:15Z"/>
          <w:rFonts w:ascii="Tahoma" w:hAnsi="Tahoma" w:cs="Tahoma"/>
          <w:color w:val="417FF9"/>
          <w:szCs w:val="21"/>
          <w:shd w:val="clear" w:color="auto" w:fill="FFFFFF"/>
          <w:woUserID w:val="5"/>
        </w:rPr>
        <w:pPrChange w:id="1483" w:author="傅帅" w:date="2026-07-17T09:17:19Z">
          <w:pPr/>
        </w:pPrChange>
      </w:pPr>
      <w:ins w:id="1485" w:author="傅帅" w:date="2026-07-17T09:29:02Z">
        <w:r>
          <w:rPr>
            <w:rFonts w:ascii="Tahoma" w:hAnsi="Tahoma" w:cs="Tahoma"/>
            <w:color w:val="000000"/>
            <w:szCs w:val="21"/>
            <w:shd w:val="clear" w:color="auto" w:fill="FFFFFF"/>
            <w:woUserID w:val="5"/>
          </w:rPr>
          <w:t>7.5</w:t>
        </w:r>
      </w:ins>
      <w:r>
        <w:rPr>
          <w:rFonts w:ascii="Tahoma" w:hAnsi="Tahoma" w:cs="Tahoma"/>
          <w:color w:val="000000"/>
          <w:szCs w:val="21"/>
          <w:shd w:val="clear" w:color="auto" w:fill="FFFFFF"/>
        </w:rPr>
        <w:t>Multimodal prediction (Figure 5) uses one biological replicate for training and another for testing within the same variety, sam</w:t>
      </w:r>
      <w:bookmarkStart w:id="0" w:name="_GoBack"/>
      <w:bookmarkEnd w:id="0"/>
      <w:r>
        <w:rPr>
          <w:rFonts w:ascii="Tahoma" w:hAnsi="Tahoma" w:cs="Tahoma"/>
          <w:color w:val="000000"/>
          <w:szCs w:val="21"/>
          <w:shd w:val="clear" w:color="auto" w:fill="FFFFFF"/>
        </w:rPr>
        <w:t xml:space="preserve">e tissue, same developmental stage, which actually assesses replicate consistency rather than whether the model can predict expression across varieties, tissues, developmental stages, or environments. </w:t>
      </w:r>
      <w:r>
        <w:rPr>
          <w:rFonts w:ascii="Tahoma" w:hAnsi="Tahoma" w:cs="Tahoma"/>
          <w:color w:val="417FF9"/>
          <w:szCs w:val="21"/>
          <w:shd w:val="clear" w:color="auto" w:fill="FFFFFF"/>
          <w:woUserID w:val="4"/>
        </w:rPr>
        <w:t>(模型有跨品种能力, 多品种训练结果)</w:t>
      </w:r>
      <w:ins w:id="1486" w:author="傅帅" w:date="2026-07-17T09:29:54Z">
        <w:r>
          <w:rPr>
            <w:rFonts w:ascii="Tahoma" w:hAnsi="Tahoma" w:cs="Tahoma"/>
            <w:color w:val="417FF9"/>
            <w:szCs w:val="21"/>
            <w:shd w:val="clear" w:color="auto" w:fill="FFFFFF"/>
            <w:woUserID w:val="5"/>
          </w:rPr>
          <w:t>---</w:t>
        </w:r>
      </w:ins>
      <w:ins w:id="1487" w:author="傅帅" w:date="2026-07-17T09:29:56Z">
        <w:r>
          <w:rPr>
            <w:rFonts w:ascii="Tahoma" w:hAnsi="Tahoma" w:cs="Tahoma"/>
            <w:color w:val="417FF9"/>
            <w:szCs w:val="21"/>
            <w:shd w:val="clear" w:color="auto" w:fill="FFFFFF"/>
            <w:woUserID w:val="5"/>
          </w:rPr>
          <w:t>小龙</w:t>
        </w:r>
      </w:ins>
      <w:ins w:id="1488" w:author="傅帅" w:date="2026-07-17T09:31:50Z">
        <w:r>
          <w:rPr>
            <w:rFonts w:ascii="Tahoma" w:hAnsi="Tahoma" w:cs="Tahoma"/>
            <w:color w:val="417FF9"/>
            <w:szCs w:val="21"/>
            <w:shd w:val="clear" w:color="auto" w:fill="FFFFFF"/>
            <w:woUserID w:val="5"/>
          </w:rPr>
          <w:t>、</w:t>
        </w:r>
      </w:ins>
      <w:ins w:id="1489" w:author="傅帅" w:date="2026-07-17T09:31:54Z">
        <w:r>
          <w:rPr>
            <w:rFonts w:ascii="Tahoma" w:hAnsi="Tahoma" w:cs="Tahoma"/>
            <w:color w:val="417FF9"/>
            <w:szCs w:val="21"/>
            <w:shd w:val="clear" w:color="auto" w:fill="FFFFFF"/>
            <w:woUserID w:val="5"/>
          </w:rPr>
          <w:t>表述</w:t>
        </w:r>
      </w:ins>
      <w:ins w:id="1490" w:author="傅帅" w:date="2026-07-17T09:31:57Z">
        <w:r>
          <w:rPr>
            <w:rFonts w:ascii="Tahoma" w:hAnsi="Tahoma" w:cs="Tahoma"/>
            <w:color w:val="417FF9"/>
            <w:szCs w:val="21"/>
            <w:shd w:val="clear" w:color="auto" w:fill="FFFFFF"/>
            <w:woUserID w:val="5"/>
          </w:rPr>
          <w:t>更新</w:t>
        </w:r>
      </w:ins>
      <w:ins w:id="1491" w:author="傅帅" w:date="2026-07-17T09:32:01Z">
        <w:r>
          <w:rPr>
            <w:rFonts w:ascii="Tahoma" w:hAnsi="Tahoma" w:cs="Tahoma"/>
            <w:color w:val="417FF9"/>
            <w:szCs w:val="21"/>
            <w:shd w:val="clear" w:color="auto" w:fill="FFFFFF"/>
            <w:woUserID w:val="5"/>
          </w:rPr>
          <w:t>并</w:t>
        </w:r>
      </w:ins>
      <w:ins w:id="1492" w:author="傅帅" w:date="2026-07-17T09:32:04Z">
        <w:r>
          <w:rPr>
            <w:rFonts w:ascii="Tahoma" w:hAnsi="Tahoma" w:cs="Tahoma"/>
            <w:color w:val="417FF9"/>
            <w:szCs w:val="21"/>
            <w:shd w:val="clear" w:color="auto" w:fill="FFFFFF"/>
            <w:woUserID w:val="5"/>
          </w:rPr>
          <w:t>解释，</w:t>
        </w:r>
      </w:ins>
      <w:ins w:id="1493" w:author="傅帅" w:date="2026-07-17T09:32:06Z">
        <w:r>
          <w:rPr>
            <w:rFonts w:ascii="Tahoma" w:hAnsi="Tahoma" w:cs="Tahoma"/>
            <w:color w:val="417FF9"/>
            <w:szCs w:val="21"/>
            <w:shd w:val="clear" w:color="auto" w:fill="FFFFFF"/>
            <w:woUserID w:val="5"/>
          </w:rPr>
          <w:t>同时</w:t>
        </w:r>
      </w:ins>
      <w:ins w:id="1494" w:author="傅帅" w:date="2026-07-17T09:29:57Z">
        <w:r>
          <w:rPr>
            <w:rFonts w:ascii="Tahoma" w:hAnsi="Tahoma" w:cs="Tahoma"/>
            <w:color w:val="417FF9"/>
            <w:szCs w:val="21"/>
            <w:shd w:val="clear" w:color="auto" w:fill="FFFFFF"/>
            <w:woUserID w:val="5"/>
          </w:rPr>
          <w:t>添加</w:t>
        </w:r>
      </w:ins>
      <w:ins w:id="1495" w:author="傅帅" w:date="2026-07-17T09:29:58Z">
        <w:r>
          <w:rPr>
            <w:rFonts w:ascii="Tahoma" w:hAnsi="Tahoma" w:cs="Tahoma"/>
            <w:color w:val="417FF9"/>
            <w:szCs w:val="21"/>
            <w:shd w:val="clear" w:color="auto" w:fill="FFFFFF"/>
            <w:woUserID w:val="5"/>
          </w:rPr>
          <w:t>已有</w:t>
        </w:r>
      </w:ins>
      <w:ins w:id="1496" w:author="傅帅" w:date="2026-07-17T09:29:59Z">
        <w:r>
          <w:rPr>
            <w:rFonts w:ascii="Tahoma" w:hAnsi="Tahoma" w:cs="Tahoma"/>
            <w:color w:val="417FF9"/>
            <w:szCs w:val="21"/>
            <w:shd w:val="clear" w:color="auto" w:fill="FFFFFF"/>
            <w:woUserID w:val="5"/>
          </w:rPr>
          <w:t>数据</w:t>
        </w:r>
      </w:ins>
      <w:ins w:id="1497" w:author="傅帅" w:date="2026-07-17T09:30:27Z">
        <w:r>
          <w:rPr>
            <w:rFonts w:ascii="Tahoma" w:hAnsi="Tahoma" w:cs="Tahoma"/>
            <w:color w:val="417FF9"/>
            <w:szCs w:val="21"/>
            <w:shd w:val="clear" w:color="auto" w:fill="FFFFFF"/>
            <w:woUserID w:val="5"/>
          </w:rPr>
          <w:t>更新</w:t>
        </w:r>
      </w:ins>
    </w:p>
    <w:p w14:paraId="79DFA99F">
      <w:pPr>
        <w:numPr>
          <w:ilvl w:val="-1"/>
          <w:numId w:val="0"/>
        </w:numPr>
        <w:rPr>
          <w:ins w:id="1499" w:author="傅帅" w:date="2026-07-17T09:29:20Z"/>
          <w:rFonts w:hint="default" w:ascii="Tahoma" w:hAnsi="Tahoma" w:cs="Tahoma"/>
          <w:color w:val="417FF9"/>
          <w:szCs w:val="21"/>
          <w:shd w:val="clear" w:color="auto" w:fill="FFFFFF"/>
          <w:woUserID w:val="5"/>
        </w:rPr>
        <w:pPrChange w:id="1498" w:author="傅帅" w:date="2026-07-17T09:17:19Z">
          <w:pPr/>
        </w:pPrChange>
      </w:pPr>
    </w:p>
    <w:p w14:paraId="573B2C41">
      <w:pPr>
        <w:numPr>
          <w:ilvl w:val="-1"/>
          <w:numId w:val="0"/>
        </w:numPr>
        <w:rPr>
          <w:ins w:id="1501" w:author="徐小龙" w:date="2026-07-23T10:52:25Z"/>
          <w:rFonts w:ascii="Tahoma" w:hAnsi="Tahoma" w:cs="Tahoma"/>
          <w:color w:val="417FF9"/>
          <w:szCs w:val="21"/>
          <w:shd w:val="clear" w:color="auto" w:fill="FFFFFF"/>
          <w:woUserID w:val="5"/>
        </w:rPr>
        <w:pPrChange w:id="1500" w:author="傅帅" w:date="2026-07-17T09:17:19Z">
          <w:pPr/>
        </w:pPrChange>
      </w:pPr>
      <w:ins w:id="1502" w:author="傅帅" w:date="2026-07-17T09:32:12Z">
        <w:r>
          <w:rPr>
            <w:rFonts w:ascii="Tahoma" w:hAnsi="Tahoma" w:cs="Tahoma"/>
            <w:color w:val="000000"/>
            <w:szCs w:val="21"/>
            <w:highlight w:val="magenta"/>
            <w:shd w:val="clear" w:color="auto" w:fill="FFFFFF"/>
            <w:woUserID w:val="5"/>
          </w:rPr>
          <w:t>7.6</w:t>
        </w:r>
      </w:ins>
      <w:r>
        <w:rPr>
          <w:rFonts w:ascii="Tahoma" w:hAnsi="Tahoma" w:cs="Tahoma"/>
          <w:color w:val="000000"/>
          <w:szCs w:val="21"/>
          <w:highlight w:val="magenta"/>
          <w:shd w:val="clear" w:color="auto" w:fill="FFFFFF"/>
        </w:rPr>
        <w:t>Multimodal prediction (DNA + ATAC-seq → RNA-seq) uses only chr3 for training and evaluation, limiting generalizability as different chromosomes may have different regulatory features</w:t>
      </w:r>
      <w:r>
        <w:rPr>
          <w:rFonts w:ascii="Tahoma" w:hAnsi="Tahoma" w:cs="Tahoma"/>
          <w:color w:val="000000"/>
          <w:szCs w:val="21"/>
          <w:shd w:val="clear" w:color="auto" w:fill="FFFFFF"/>
        </w:rPr>
        <w:t xml:space="preserve"> (e.g., centromere regions, telomere regions). </w:t>
      </w:r>
      <w:r>
        <w:rPr>
          <w:rFonts w:ascii="Tahoma" w:hAnsi="Tahoma" w:cs="Tahoma"/>
          <w:color w:val="417FF9"/>
          <w:szCs w:val="21"/>
          <w:shd w:val="clear" w:color="auto" w:fill="FFFFFF"/>
          <w:woUserID w:val="4"/>
        </w:rPr>
        <w:t xml:space="preserve">(有多染色体结果, affect of centromere and telomere is not evaluated, as the input data is limited to 32kb region) </w:t>
      </w:r>
      <w:ins w:id="1503" w:author="傅帅" w:date="2026-07-17T09:32:31Z">
        <w:r>
          <w:rPr>
            <w:rFonts w:ascii="Tahoma" w:hAnsi="Tahoma" w:cs="Tahoma"/>
            <w:color w:val="417FF9"/>
            <w:szCs w:val="21"/>
            <w:shd w:val="clear" w:color="auto" w:fill="FFFFFF"/>
            <w:woUserID w:val="5"/>
          </w:rPr>
          <w:t>---</w:t>
        </w:r>
      </w:ins>
      <w:ins w:id="1504" w:author="傅帅" w:date="2026-07-17T09:32:33Z">
        <w:r>
          <w:rPr>
            <w:rFonts w:ascii="Tahoma" w:hAnsi="Tahoma" w:cs="Tahoma"/>
            <w:color w:val="417FF9"/>
            <w:szCs w:val="21"/>
            <w:shd w:val="clear" w:color="auto" w:fill="FFFFFF"/>
            <w:woUserID w:val="5"/>
          </w:rPr>
          <w:t>小龙</w:t>
        </w:r>
      </w:ins>
    </w:p>
    <w:p w14:paraId="5D4F41D1">
      <w:pPr>
        <w:numPr>
          <w:ilvl w:val="-1"/>
          <w:numId w:val="0"/>
        </w:numPr>
        <w:rPr>
          <w:ins w:id="1506" w:author="徐小龙" w:date="2026-07-23T10:53:49Z"/>
          <w:rFonts w:hint="default" w:ascii="Tahoma" w:hAnsi="Tahoma" w:cs="Tahoma"/>
          <w:color w:val="417FF9"/>
          <w:szCs w:val="21"/>
          <w:shd w:val="clear" w:color="auto" w:fill="FFFFFF"/>
          <w:woUserID w:val="8"/>
        </w:rPr>
        <w:pPrChange w:id="1505" w:author="傅帅" w:date="2026-07-17T09:17:19Z">
          <w:pPr/>
        </w:pPrChange>
      </w:pPr>
      <w:ins w:id="1507" w:author="徐小龙" w:date="2026-07-23T10:53:12Z">
        <w:r>
          <w:rPr>
            <w:rFonts w:hint="default" w:ascii="Tahoma" w:hAnsi="Tahoma" w:cs="Tahoma"/>
            <w:color w:val="417FF9"/>
            <w:szCs w:val="21"/>
            <w:shd w:val="clear" w:color="auto" w:fill="FFFFFF"/>
            <w:woUserID w:val="8"/>
          </w:rPr>
          <w:t>We thank the reviewer for raising this important concern. In the revised manuscript, we have expanded the multimodal prediction analysis from chromosome 3 to all chromosomes and updated the corresponding results. The whole-genome analysis provides a more comprehensive assessment of model performance across different chromosomes and reduces the potential bias associated with evaluating the model on a single chromosome.</w:t>
        </w:r>
      </w:ins>
    </w:p>
    <w:p w14:paraId="20FADB1A">
      <w:pPr>
        <w:numPr>
          <w:ilvl w:val="-1"/>
          <w:numId w:val="0"/>
        </w:numPr>
        <w:rPr>
          <w:ins w:id="1509" w:author="傅帅" w:date="2026-07-16T19:30:05Z"/>
          <w:rFonts w:hint="default" w:ascii="Tahoma" w:hAnsi="Tahoma" w:cs="Tahoma"/>
          <w:color w:val="417FF9"/>
          <w:szCs w:val="21"/>
          <w:shd w:val="clear" w:color="auto" w:fill="FFFFFF"/>
          <w:woUserID w:val="8"/>
        </w:rPr>
        <w:pPrChange w:id="1508" w:author="傅帅" w:date="2026-07-17T09:17:19Z">
          <w:pPr/>
        </w:pPrChange>
      </w:pPr>
      <w:ins w:id="1510" w:author="徐小龙" w:date="2026-07-23T11:01:15Z">
        <w:r>
          <w:rPr>
            <w:rFonts w:hint="default" w:ascii="Tahoma" w:hAnsi="Tahoma" w:cs="Tahoma"/>
            <w:color w:val="417FF9"/>
            <w:szCs w:val="21"/>
            <w:shd w:val="clear" w:color="auto" w:fill="FFFFFF"/>
            <w:woUserID w:val="8"/>
          </w:rPr>
          <w:t>We agree that centromeric and telomeric regions may have distinct sequence compositions, chromatin environments, and regulatory characteristics. However, the current model takes local 32-kb genomic regions as input and is primarily designed to capture regulatory information within this local sequence context. Therefore, the present analysis does not specifically evaluate the effects of the broader chromosomal context associated with centromeric and telomeric regions. We have clarified this limitation in the revised manuscript. A systematic investigation of these region-specific effects would require dedicated stratified analyses and potentially longer genomic input contexts, which will be considered in future work.</w:t>
        </w:r>
      </w:ins>
    </w:p>
    <w:p w14:paraId="23501517">
      <w:pPr>
        <w:numPr>
          <w:ilvl w:val="-1"/>
          <w:numId w:val="0"/>
        </w:numPr>
        <w:rPr>
          <w:ins w:id="1512" w:author="傅帅" w:date="2026-07-16T19:30:13Z"/>
          <w:rFonts w:hint="eastAsia" w:ascii="Tahoma" w:hAnsi="Tahoma" w:cs="Tahoma"/>
          <w:color w:val="000000"/>
          <w:szCs w:val="21"/>
          <w:shd w:val="clear" w:color="auto" w:fill="FFFFFF"/>
          <w:lang w:val="en-US" w:eastAsia="zh-CN"/>
        </w:rPr>
        <w:pPrChange w:id="1511" w:author="傅帅" w:date="2026-07-16T19:30:08Z">
          <w:pPr/>
        </w:pPrChange>
      </w:pPr>
      <w:r>
        <w:rPr>
          <w:rFonts w:ascii="Tahoma" w:hAnsi="Tahoma" w:cs="Tahoma"/>
          <w:color w:val="000000"/>
          <w:szCs w:val="21"/>
          <w:highlight w:val="cyan"/>
          <w:shd w:val="clear" w:color="auto" w:fill="FFFFFF"/>
        </w:rPr>
        <w:t>The suggested revision</w:t>
      </w:r>
      <w:r>
        <w:rPr>
          <w:rFonts w:ascii="Tahoma" w:hAnsi="Tahoma" w:cs="Tahoma"/>
          <w:color w:val="000000"/>
          <w:szCs w:val="21"/>
          <w:shd w:val="clear" w:color="auto" w:fill="FFFFFF"/>
        </w:rPr>
        <w:t xml:space="preserve"> is to</w:t>
      </w:r>
      <w:r>
        <w:rPr>
          <w:rFonts w:hint="eastAsia" w:ascii="Tahoma" w:hAnsi="Tahoma" w:cs="Tahoma"/>
          <w:color w:val="000000"/>
          <w:szCs w:val="21"/>
          <w:shd w:val="clear" w:color="auto" w:fill="FFFFFF"/>
          <w:lang w:val="en-US" w:eastAsia="zh-CN"/>
        </w:rPr>
        <w:t xml:space="preserve"> </w:t>
      </w:r>
    </w:p>
    <w:p w14:paraId="0BDECECA">
      <w:pPr>
        <w:numPr>
          <w:ilvl w:val="0"/>
          <w:numId w:val="3"/>
          <w:ins w:id="1514" w:author="傅帅" w:date="2026-07-16T19:34:47Z"/>
        </w:numPr>
        <w:tabs>
          <w:tab w:val="clear" w:pos="312"/>
        </w:tabs>
        <w:rPr>
          <w:ins w:id="1515" w:author="傅帅" w:date="2026-07-16T19:34:47Z"/>
          <w:rFonts w:ascii="Tahoma" w:hAnsi="Tahoma" w:cs="Tahoma"/>
          <w:color w:val="000000"/>
          <w:szCs w:val="21"/>
          <w:shd w:val="clear" w:color="auto" w:fill="FFFFFF"/>
        </w:rPr>
        <w:pPrChange w:id="1513" w:author="傅帅" w:date="2026-07-16T19:34:47Z">
          <w:pPr/>
        </w:pPrChange>
      </w:pPr>
      <w:r>
        <w:rPr>
          <w:rFonts w:ascii="Tahoma" w:hAnsi="Tahoma" w:cs="Tahoma"/>
          <w:color w:val="000000"/>
          <w:szCs w:val="21"/>
          <w:shd w:val="clear" w:color="auto" w:fill="FFFFFF"/>
        </w:rPr>
        <w:t xml:space="preserve">explicitly discuss these limitations and state that the model predicts </w:t>
      </w:r>
      <w:r>
        <w:rPr>
          <w:rFonts w:ascii="Tahoma" w:hAnsi="Tahoma" w:cs="Tahoma"/>
          <w:color w:val="000000"/>
          <w:szCs w:val="21"/>
          <w:highlight w:val="cyan"/>
          <w:shd w:val="clear" w:color="auto" w:fill="FFFFFF"/>
        </w:rPr>
        <w:t>"baseline expression potential" rather than "actual expression levels"</w:t>
      </w:r>
      <w:r>
        <w:rPr>
          <w:rFonts w:ascii="Tahoma" w:hAnsi="Tahoma" w:cs="Tahoma"/>
          <w:color w:val="000000"/>
          <w:szCs w:val="21"/>
          <w:shd w:val="clear" w:color="auto" w:fill="FFFFFF"/>
        </w:rPr>
        <w:t xml:space="preserve">, </w:t>
      </w:r>
      <w:ins w:id="1516" w:author="傅帅" w:date="2026-07-17T09:33:03Z">
        <w:r>
          <w:rPr>
            <w:rFonts w:ascii="Tahoma" w:hAnsi="Tahoma" w:cs="Tahoma"/>
            <w:color w:val="000000"/>
            <w:szCs w:val="21"/>
            <w:shd w:val="clear" w:color="auto" w:fill="FFFFFF"/>
            <w:woUserID w:val="5"/>
          </w:rPr>
          <w:t>---要</w:t>
        </w:r>
      </w:ins>
      <w:ins w:id="1517" w:author="傅帅" w:date="2026-07-17T09:33:05Z">
        <w:r>
          <w:rPr>
            <w:rFonts w:ascii="Tahoma" w:hAnsi="Tahoma" w:cs="Tahoma"/>
            <w:color w:val="000000"/>
            <w:szCs w:val="21"/>
            <w:shd w:val="clear" w:color="auto" w:fill="FFFFFF"/>
            <w:woUserID w:val="5"/>
          </w:rPr>
          <w:t>argue</w:t>
        </w:r>
      </w:ins>
      <w:ins w:id="1518" w:author="傅帅" w:date="2026-07-17T09:33:06Z">
        <w:r>
          <w:rPr>
            <w:rFonts w:ascii="Tahoma" w:hAnsi="Tahoma" w:cs="Tahoma"/>
            <w:color w:val="000000"/>
            <w:szCs w:val="21"/>
            <w:shd w:val="clear" w:color="auto" w:fill="FFFFFF"/>
            <w:woUserID w:val="5"/>
          </w:rPr>
          <w:t>，</w:t>
        </w:r>
      </w:ins>
      <w:ins w:id="1519" w:author="傅帅" w:date="2026-07-17T09:34:14Z">
        <w:r>
          <w:rPr>
            <w:rFonts w:ascii="Tahoma" w:hAnsi="Tahoma" w:cs="Tahoma"/>
            <w:color w:val="000000"/>
            <w:szCs w:val="21"/>
            <w:shd w:val="clear" w:color="auto" w:fill="FFFFFF"/>
            <w:woUserID w:val="5"/>
          </w:rPr>
          <w:t>同时</w:t>
        </w:r>
      </w:ins>
      <w:ins w:id="1520" w:author="傅帅" w:date="2026-07-17T09:34:16Z">
        <w:r>
          <w:rPr>
            <w:rFonts w:ascii="Tahoma" w:hAnsi="Tahoma" w:cs="Tahoma"/>
            <w:color w:val="000000"/>
            <w:szCs w:val="21"/>
            <w:shd w:val="clear" w:color="auto" w:fill="FFFFFF"/>
            <w:woUserID w:val="5"/>
          </w:rPr>
          <w:t>有</w:t>
        </w:r>
      </w:ins>
      <w:ins w:id="1521" w:author="傅帅" w:date="2026-07-17T09:33:09Z">
        <w:r>
          <w:rPr>
            <w:rFonts w:ascii="Tahoma" w:hAnsi="Tahoma" w:cs="Tahoma"/>
            <w:color w:val="000000"/>
            <w:szCs w:val="21"/>
            <w:shd w:val="clear" w:color="auto" w:fill="FFFFFF"/>
            <w:woUserID w:val="5"/>
          </w:rPr>
          <w:t>baseline</w:t>
        </w:r>
      </w:ins>
      <w:ins w:id="1522" w:author="傅帅" w:date="2026-07-17T09:33:10Z">
        <w:r>
          <w:rPr>
            <w:rFonts w:ascii="Tahoma" w:hAnsi="Tahoma" w:cs="Tahoma"/>
            <w:color w:val="000000"/>
            <w:szCs w:val="21"/>
            <w:shd w:val="clear" w:color="auto" w:fill="FFFFFF"/>
            <w:woUserID w:val="5"/>
          </w:rPr>
          <w:t>和</w:t>
        </w:r>
      </w:ins>
      <w:ins w:id="1523" w:author="傅帅" w:date="2026-07-17T09:33:24Z">
        <w:r>
          <w:rPr>
            <w:rFonts w:ascii="Tahoma" w:hAnsi="Tahoma" w:cs="Tahoma"/>
            <w:color w:val="000000"/>
            <w:szCs w:val="21"/>
            <w:shd w:val="clear" w:color="auto" w:fill="FFFFFF"/>
            <w:woUserID w:val="5"/>
          </w:rPr>
          <w:t>actual</w:t>
        </w:r>
      </w:ins>
      <w:ins w:id="1524" w:author="傅帅" w:date="2026-07-17T09:34:19Z">
        <w:r>
          <w:rPr>
            <w:rFonts w:ascii="Tahoma" w:hAnsi="Tahoma" w:cs="Tahoma"/>
            <w:color w:val="000000"/>
            <w:szCs w:val="21"/>
            <w:shd w:val="clear" w:color="auto" w:fill="FFFFFF"/>
            <w:woUserID w:val="5"/>
          </w:rPr>
          <w:t>能力</w:t>
        </w:r>
      </w:ins>
      <w:ins w:id="1525" w:author="傅帅" w:date="2026-07-17T09:33:53Z">
        <w:r>
          <w:rPr>
            <w:rFonts w:ascii="Tahoma" w:hAnsi="Tahoma" w:cs="Tahoma"/>
            <w:color w:val="000000"/>
            <w:szCs w:val="21"/>
            <w:shd w:val="clear" w:color="auto" w:fill="FFFFFF"/>
            <w:woUserID w:val="5"/>
          </w:rPr>
          <w:t>，</w:t>
        </w:r>
      </w:ins>
      <w:ins w:id="1526" w:author="傅帅" w:date="2026-07-17T09:33:55Z">
        <w:r>
          <w:rPr>
            <w:rFonts w:ascii="Tahoma" w:hAnsi="Tahoma" w:cs="Tahoma"/>
            <w:color w:val="000000"/>
            <w:szCs w:val="21"/>
            <w:shd w:val="clear" w:color="auto" w:fill="FFFFFF"/>
            <w:woUserID w:val="5"/>
          </w:rPr>
          <w:t>解释</w:t>
        </w:r>
      </w:ins>
      <w:ins w:id="1527" w:author="傅帅" w:date="2026-07-17T09:34:25Z">
        <w:r>
          <w:rPr>
            <w:rFonts w:ascii="Tahoma" w:hAnsi="Tahoma" w:cs="Tahoma"/>
            <w:color w:val="000000"/>
            <w:szCs w:val="21"/>
            <w:shd w:val="clear" w:color="auto" w:fill="FFFFFF"/>
            <w:woUserID w:val="5"/>
          </w:rPr>
          <w:t>是</w:t>
        </w:r>
      </w:ins>
      <w:ins w:id="1528" w:author="傅帅" w:date="2026-07-17T09:34:26Z">
        <w:r>
          <w:rPr>
            <w:rFonts w:ascii="Tahoma" w:hAnsi="Tahoma" w:cs="Tahoma"/>
            <w:color w:val="000000"/>
            <w:szCs w:val="21"/>
            <w:shd w:val="clear" w:color="auto" w:fill="FFFFFF"/>
            <w:woUserID w:val="5"/>
          </w:rPr>
          <w:t>demo</w:t>
        </w:r>
      </w:ins>
      <w:ins w:id="1529" w:author="傅帅" w:date="2026-07-17T09:34:02Z">
        <w:r>
          <w:rPr>
            <w:rFonts w:ascii="Tahoma" w:hAnsi="Tahoma" w:cs="Tahoma"/>
            <w:color w:val="000000"/>
            <w:szCs w:val="21"/>
            <w:shd w:val="clear" w:color="auto" w:fill="FFFFFF"/>
            <w:woUserID w:val="5"/>
          </w:rPr>
          <w:t>，</w:t>
        </w:r>
      </w:ins>
      <w:ins w:id="1530" w:author="傅帅" w:date="2026-07-17T09:34:32Z">
        <w:r>
          <w:rPr>
            <w:rFonts w:ascii="Tahoma" w:hAnsi="Tahoma" w:cs="Tahoma"/>
            <w:color w:val="000000"/>
            <w:szCs w:val="21"/>
            <w:shd w:val="clear" w:color="auto" w:fill="FFFFFF"/>
            <w:woUserID w:val="5"/>
          </w:rPr>
          <w:t>存在</w:t>
        </w:r>
      </w:ins>
      <w:ins w:id="1531" w:author="傅帅" w:date="2026-07-17T09:34:03Z">
        <w:r>
          <w:rPr>
            <w:rFonts w:ascii="Tahoma" w:hAnsi="Tahoma" w:cs="Tahoma"/>
            <w:color w:val="000000"/>
            <w:szCs w:val="21"/>
            <w:shd w:val="clear" w:color="auto" w:fill="FFFFFF"/>
            <w:woUserID w:val="5"/>
          </w:rPr>
          <w:t>数据</w:t>
        </w:r>
      </w:ins>
      <w:ins w:id="1532" w:author="傅帅" w:date="2026-07-17T09:34:06Z">
        <w:r>
          <w:rPr>
            <w:rFonts w:ascii="Tahoma" w:hAnsi="Tahoma" w:cs="Tahoma"/>
            <w:color w:val="000000"/>
            <w:szCs w:val="21"/>
            <w:shd w:val="clear" w:color="auto" w:fill="FFFFFF"/>
            <w:woUserID w:val="5"/>
          </w:rPr>
          <w:t>局限等</w:t>
        </w:r>
      </w:ins>
    </w:p>
    <w:p w14:paraId="6736BCCD">
      <w:pPr>
        <w:numPr>
          <w:ilvl w:val="0"/>
          <w:numId w:val="3"/>
          <w:ins w:id="1534" w:author="傅帅" w:date="2026-07-16T19:34:47Z"/>
        </w:numPr>
        <w:tabs>
          <w:tab w:val="clear" w:pos="312"/>
        </w:tabs>
        <w:rPr>
          <w:ins w:id="1535" w:author="傅帅" w:date="2026-07-16T19:35:11Z"/>
          <w:rFonts w:hint="default" w:ascii="Tahoma" w:hAnsi="Tahoma" w:cs="Tahoma"/>
          <w:color w:val="417FF9"/>
          <w:szCs w:val="21"/>
          <w:highlight w:val="yellow"/>
          <w:shd w:val="clear" w:color="auto" w:fill="FFFFFF"/>
          <w:woUserID w:val="4"/>
        </w:rPr>
        <w:pPrChange w:id="1533" w:author="傅帅" w:date="2026-07-16T19:34:47Z">
          <w:pPr/>
        </w:pPrChange>
      </w:pPr>
      <w:r>
        <w:rPr>
          <w:rFonts w:ascii="Tahoma" w:hAnsi="Tahoma" w:cs="Tahoma"/>
          <w:color w:val="000000"/>
          <w:szCs w:val="21"/>
          <w:highlight w:val="cyan"/>
          <w:shd w:val="clear" w:color="auto" w:fill="FFFFFF"/>
        </w:rPr>
        <w:t>provide cross-tissue, cross-developmental-stage validation to test generalization under unseen conditions, validate the model's ability to predict new mutations not just known ones</w:t>
      </w:r>
      <w:r>
        <w:rPr>
          <w:rFonts w:ascii="Tahoma" w:hAnsi="Tahoma" w:cs="Tahoma"/>
          <w:color w:val="417FF9"/>
          <w:szCs w:val="21"/>
          <w:highlight w:val="cyan"/>
          <w:shd w:val="clear" w:color="auto" w:fill="FFFFFF"/>
          <w:woUserID w:val="4"/>
        </w:rPr>
        <w:t>(NIP + MH63 =&gt; ZS97, 验证跨品种能力)</w:t>
      </w:r>
      <w:r>
        <w:rPr>
          <w:rFonts w:ascii="Tahoma" w:hAnsi="Tahoma" w:cs="Tahoma"/>
          <w:color w:val="000000"/>
          <w:szCs w:val="21"/>
          <w:shd w:val="clear" w:color="auto" w:fill="FFFFFF"/>
        </w:rPr>
        <w:t xml:space="preserve">, </w:t>
      </w:r>
      <w:ins w:id="1536" w:author="傅帅" w:date="2026-07-17T09:35:37Z">
        <w:r>
          <w:rPr>
            <w:rFonts w:ascii="Tahoma" w:hAnsi="Tahoma" w:cs="Tahoma"/>
            <w:color w:val="000000"/>
            <w:szCs w:val="21"/>
            <w:shd w:val="clear" w:color="auto" w:fill="FFFFFF"/>
            <w:woUserID w:val="5"/>
          </w:rPr>
          <w:t>atac</w:t>
        </w:r>
      </w:ins>
      <w:ins w:id="1537" w:author="傅帅" w:date="2026-07-17T09:35:41Z">
        <w:r>
          <w:rPr>
            <w:rFonts w:ascii="Tahoma" w:hAnsi="Tahoma" w:cs="Tahoma"/>
            <w:color w:val="000000"/>
            <w:szCs w:val="21"/>
            <w:shd w:val="clear" w:color="auto" w:fill="FFFFFF"/>
            <w:woUserID w:val="5"/>
          </w:rPr>
          <w:t>场景</w:t>
        </w:r>
      </w:ins>
      <w:ins w:id="1538" w:author="傅帅" w:date="2026-07-17T09:36:38Z">
        <w:r>
          <w:rPr>
            <w:rFonts w:ascii="Tahoma" w:hAnsi="Tahoma" w:cs="Tahoma"/>
            <w:color w:val="000000"/>
            <w:szCs w:val="21"/>
            <w:shd w:val="clear" w:color="auto" w:fill="FFFFFF"/>
            <w:woUserID w:val="5"/>
          </w:rPr>
          <w:t>---</w:t>
        </w:r>
      </w:ins>
      <w:ins w:id="1539" w:author="傅帅" w:date="2026-07-17T09:36:41Z">
        <w:r>
          <w:rPr>
            <w:rFonts w:ascii="Tahoma" w:hAnsi="Tahoma" w:cs="Tahoma"/>
            <w:color w:val="000000"/>
            <w:szCs w:val="21"/>
            <w:shd w:val="clear" w:color="auto" w:fill="FFFFFF"/>
            <w:woUserID w:val="5"/>
          </w:rPr>
          <w:t>补</w:t>
        </w:r>
      </w:ins>
      <w:ins w:id="1540" w:author="傅帅" w:date="2026-07-17T09:36:43Z">
        <w:r>
          <w:rPr>
            <w:rFonts w:ascii="Tahoma" w:hAnsi="Tahoma" w:cs="Tahoma"/>
            <w:color w:val="000000"/>
            <w:szCs w:val="21"/>
            <w:shd w:val="clear" w:color="auto" w:fill="FFFFFF"/>
            <w:woUserID w:val="5"/>
          </w:rPr>
          <w:t>跨</w:t>
        </w:r>
      </w:ins>
      <w:ins w:id="1541" w:author="傅帅" w:date="2026-07-17T09:36:45Z">
        <w:r>
          <w:rPr>
            <w:rFonts w:ascii="Tahoma" w:hAnsi="Tahoma" w:cs="Tahoma"/>
            <w:color w:val="000000"/>
            <w:szCs w:val="21"/>
            <w:shd w:val="clear" w:color="auto" w:fill="FFFFFF"/>
            <w:woUserID w:val="5"/>
          </w:rPr>
          <w:t>时期</w:t>
        </w:r>
      </w:ins>
      <w:ins w:id="1542" w:author="傅帅" w:date="2026-07-17T09:37:52Z">
        <w:r>
          <w:rPr>
            <w:rFonts w:ascii="Tahoma" w:hAnsi="Tahoma" w:cs="Tahoma"/>
            <w:color w:val="000000"/>
            <w:szCs w:val="21"/>
            <w:shd w:val="clear" w:color="auto" w:fill="FFFFFF"/>
            <w:woUserID w:val="5"/>
          </w:rPr>
          <w:t>---</w:t>
        </w:r>
      </w:ins>
      <w:ins w:id="1543" w:author="傅帅" w:date="2026-07-17T09:37:57Z">
        <w:r>
          <w:rPr>
            <w:rFonts w:ascii="Tahoma" w:hAnsi="Tahoma" w:cs="Tahoma"/>
            <w:color w:val="000000"/>
            <w:szCs w:val="21"/>
            <w:shd w:val="clear" w:color="auto" w:fill="FFFFFF"/>
            <w:woUserID w:val="5"/>
          </w:rPr>
          <w:t>小龙</w:t>
        </w:r>
      </w:ins>
      <w:ins w:id="1544" w:author="傅帅" w:date="2026-07-17T09:36:21Z">
        <w:r>
          <w:rPr>
            <w:rFonts w:ascii="Tahoma" w:hAnsi="Tahoma" w:cs="Tahoma"/>
            <w:color w:val="000000"/>
            <w:szCs w:val="21"/>
            <w:shd w:val="clear" w:color="auto" w:fill="FFFFFF"/>
            <w:woUserID w:val="5"/>
          </w:rPr>
          <w:t>；</w:t>
        </w:r>
      </w:ins>
      <w:ins w:id="1545" w:author="傅帅" w:date="2026-07-17T09:36:22Z">
        <w:r>
          <w:rPr>
            <w:rFonts w:ascii="Tahoma" w:hAnsi="Tahoma" w:cs="Tahoma"/>
            <w:color w:val="000000"/>
            <w:szCs w:val="21"/>
            <w:shd w:val="clear" w:color="auto" w:fill="FFFFFF"/>
            <w:woUserID w:val="5"/>
          </w:rPr>
          <w:t>RNA场景</w:t>
        </w:r>
      </w:ins>
      <w:ins w:id="1546" w:author="傅帅" w:date="2026-07-17T09:36:24Z">
        <w:r>
          <w:rPr>
            <w:rFonts w:ascii="Tahoma" w:hAnsi="Tahoma" w:cs="Tahoma"/>
            <w:color w:val="000000"/>
            <w:szCs w:val="21"/>
            <w:shd w:val="clear" w:color="auto" w:fill="FFFFFF"/>
            <w:woUserID w:val="5"/>
          </w:rPr>
          <w:t>---</w:t>
        </w:r>
      </w:ins>
      <w:ins w:id="1547" w:author="傅帅" w:date="2026-07-17T09:36:50Z">
        <w:r>
          <w:rPr>
            <w:rFonts w:ascii="Tahoma" w:hAnsi="Tahoma" w:cs="Tahoma"/>
            <w:color w:val="000000"/>
            <w:szCs w:val="21"/>
            <w:shd w:val="clear" w:color="auto" w:fill="FFFFFF"/>
            <w:woUserID w:val="5"/>
          </w:rPr>
          <w:t>梳理</w:t>
        </w:r>
      </w:ins>
      <w:ins w:id="1548" w:author="傅帅" w:date="2026-07-17T09:36:51Z">
        <w:r>
          <w:rPr>
            <w:rFonts w:ascii="Tahoma" w:hAnsi="Tahoma" w:cs="Tahoma"/>
            <w:color w:val="000000"/>
            <w:szCs w:val="21"/>
            <w:shd w:val="clear" w:color="auto" w:fill="FFFFFF"/>
            <w:woUserID w:val="5"/>
          </w:rPr>
          <w:t>现有</w:t>
        </w:r>
      </w:ins>
      <w:ins w:id="1549" w:author="傅帅" w:date="2026-07-17T09:36:53Z">
        <w:r>
          <w:rPr>
            <w:rFonts w:ascii="Tahoma" w:hAnsi="Tahoma" w:cs="Tahoma"/>
            <w:color w:val="000000"/>
            <w:szCs w:val="21"/>
            <w:shd w:val="clear" w:color="auto" w:fill="FFFFFF"/>
            <w:woUserID w:val="5"/>
          </w:rPr>
          <w:t>结果，</w:t>
        </w:r>
      </w:ins>
      <w:ins w:id="1550" w:author="傅帅" w:date="2026-07-17T09:36:54Z">
        <w:r>
          <w:rPr>
            <w:rFonts w:ascii="Tahoma" w:hAnsi="Tahoma" w:cs="Tahoma"/>
            <w:color w:val="000000"/>
            <w:szCs w:val="21"/>
            <w:shd w:val="clear" w:color="auto" w:fill="FFFFFF"/>
            <w:woUserID w:val="5"/>
          </w:rPr>
          <w:t>或</w:t>
        </w:r>
      </w:ins>
      <w:ins w:id="1551" w:author="傅帅" w:date="2026-07-17T09:36:55Z">
        <w:r>
          <w:rPr>
            <w:rFonts w:ascii="Tahoma" w:hAnsi="Tahoma" w:cs="Tahoma"/>
            <w:color w:val="000000"/>
            <w:szCs w:val="21"/>
            <w:shd w:val="clear" w:color="auto" w:fill="FFFFFF"/>
            <w:woUserID w:val="5"/>
          </w:rPr>
          <w:t>补</w:t>
        </w:r>
      </w:ins>
      <w:ins w:id="1552" w:author="傅帅" w:date="2026-07-17T09:36:56Z">
        <w:r>
          <w:rPr>
            <w:rFonts w:ascii="Tahoma" w:hAnsi="Tahoma" w:cs="Tahoma"/>
            <w:color w:val="000000"/>
            <w:szCs w:val="21"/>
            <w:shd w:val="clear" w:color="auto" w:fill="FFFFFF"/>
            <w:woUserID w:val="5"/>
          </w:rPr>
          <w:t>实验</w:t>
        </w:r>
      </w:ins>
      <w:ins w:id="1553" w:author="傅帅" w:date="2026-07-17T09:37:03Z">
        <w:r>
          <w:rPr>
            <w:rFonts w:ascii="Tahoma" w:hAnsi="Tahoma" w:cs="Tahoma"/>
            <w:color w:val="000000"/>
            <w:szCs w:val="21"/>
            <w:shd w:val="clear" w:color="auto" w:fill="FFFFFF"/>
            <w:woUserID w:val="5"/>
          </w:rPr>
          <w:t>---</w:t>
        </w:r>
      </w:ins>
      <w:ins w:id="1554" w:author="傅帅" w:date="2026-07-17T09:36:28Z">
        <w:r>
          <w:rPr>
            <w:rFonts w:ascii="Tahoma" w:hAnsi="Tahoma" w:cs="Tahoma"/>
            <w:color w:val="000000"/>
            <w:szCs w:val="21"/>
            <w:shd w:val="clear" w:color="auto" w:fill="FFFFFF"/>
            <w:woUserID w:val="5"/>
          </w:rPr>
          <w:t>小龙</w:t>
        </w:r>
      </w:ins>
    </w:p>
    <w:p w14:paraId="64D5DAD3">
      <w:pPr>
        <w:numPr>
          <w:ilvl w:val="0"/>
          <w:numId w:val="3"/>
          <w:ins w:id="1556" w:author="傅帅" w:date="2026-07-17T09:38:12Z"/>
        </w:numPr>
        <w:tabs>
          <w:tab w:val="clear" w:pos="312"/>
        </w:tabs>
        <w:rPr>
          <w:ins w:id="1557" w:author="傅帅" w:date="2026-07-17T09:38:20Z"/>
          <w:rFonts w:hint="default" w:ascii="Tahoma" w:hAnsi="Tahoma" w:cs="Tahoma"/>
          <w:color w:val="417FF9"/>
          <w:szCs w:val="21"/>
          <w:highlight w:val="yellow"/>
          <w:shd w:val="clear" w:color="auto" w:fill="FFFFFF"/>
          <w:woUserID w:val="4"/>
        </w:rPr>
        <w:pPrChange w:id="1555" w:author="傅帅" w:date="2026-07-17T09:38:12Z">
          <w:pPr/>
        </w:pPrChange>
      </w:pPr>
      <w:r>
        <w:rPr>
          <w:rFonts w:ascii="Tahoma" w:hAnsi="Tahoma" w:cs="Tahoma"/>
          <w:color w:val="000000"/>
          <w:szCs w:val="21"/>
          <w:highlight w:val="yellow"/>
          <w:shd w:val="clear" w:color="auto" w:fill="FFFFFF"/>
        </w:rPr>
        <w:t xml:space="preserve">perform cross-validation within the same variety (e.g., by chromosome) as supplementary validation, </w:t>
      </w:r>
      <w:ins w:id="1558" w:author="傅帅" w:date="2026-07-17T09:38:47Z">
        <w:r>
          <w:rPr>
            <w:rFonts w:ascii="Tahoma" w:hAnsi="Tahoma" w:cs="Tahoma"/>
            <w:color w:val="000000"/>
            <w:szCs w:val="21"/>
            <w:highlight w:val="yellow"/>
            <w:shd w:val="clear" w:color="auto" w:fill="FFFFFF"/>
            <w:woUserID w:val="5"/>
          </w:rPr>
          <w:t>---</w:t>
        </w:r>
      </w:ins>
      <w:ins w:id="1559" w:author="傅帅" w:date="2026-07-17T09:38:57Z">
        <w:r>
          <w:rPr>
            <w:rFonts w:ascii="Tahoma" w:hAnsi="Tahoma" w:cs="Tahoma"/>
            <w:color w:val="000000"/>
            <w:szCs w:val="21"/>
            <w:highlight w:val="yellow"/>
            <w:shd w:val="clear" w:color="auto" w:fill="FFFFFF"/>
            <w:woUserID w:val="5"/>
          </w:rPr>
          <w:t>不回答</w:t>
        </w:r>
      </w:ins>
    </w:p>
    <w:p w14:paraId="65C00E58">
      <w:pPr>
        <w:numPr>
          <w:ilvl w:val="0"/>
          <w:numId w:val="3"/>
          <w:ins w:id="1561" w:author="傅帅" w:date="2026-07-17T09:38:12Z"/>
        </w:numPr>
        <w:tabs>
          <w:tab w:val="clear" w:pos="312"/>
        </w:tabs>
        <w:rPr>
          <w:rFonts w:hint="default" w:ascii="Tahoma" w:hAnsi="Tahoma" w:cs="Tahoma"/>
          <w:color w:val="417FF9"/>
          <w:szCs w:val="21"/>
          <w:highlight w:val="yellow"/>
          <w:shd w:val="clear" w:color="auto" w:fill="FFFFFF"/>
          <w:woUserID w:val="4"/>
        </w:rPr>
        <w:pPrChange w:id="1560" w:author="傅帅" w:date="2026-07-17T09:38:12Z">
          <w:pPr/>
        </w:pPrChange>
      </w:pPr>
      <w:r>
        <w:rPr>
          <w:rFonts w:ascii="Tahoma" w:hAnsi="Tahoma" w:cs="Tahoma"/>
          <w:color w:val="000000"/>
          <w:szCs w:val="21"/>
          <w:highlight w:val="yellow"/>
          <w:shd w:val="clear" w:color="auto" w:fill="FFFFFF"/>
        </w:rPr>
        <w:t>and report multimodal prediction results for all chromosomes or explain why chr3 was chosen.</w:t>
      </w:r>
      <w:r>
        <w:rPr>
          <w:rFonts w:ascii="Tahoma" w:hAnsi="Tahoma" w:cs="Tahoma"/>
          <w:color w:val="417FF9"/>
          <w:szCs w:val="21"/>
          <w:highlight w:val="yellow"/>
          <w:shd w:val="clear" w:color="auto" w:fill="FFFFFF"/>
          <w:woUserID w:val="4"/>
        </w:rPr>
        <w:t>(update to all chromosomes results)</w:t>
      </w:r>
      <w:ins w:id="1562" w:author="傅帅" w:date="2026-07-17T09:39:06Z">
        <w:r>
          <w:rPr>
            <w:rFonts w:ascii="Tahoma" w:hAnsi="Tahoma" w:cs="Tahoma"/>
            <w:color w:val="417FF9"/>
            <w:szCs w:val="21"/>
            <w:highlight w:val="yellow"/>
            <w:shd w:val="clear" w:color="auto" w:fill="FFFFFF"/>
            <w:woUserID w:val="5"/>
          </w:rPr>
          <w:t>---</w:t>
        </w:r>
      </w:ins>
      <w:ins w:id="1563" w:author="傅帅" w:date="2026-07-17T09:39:08Z">
        <w:r>
          <w:rPr>
            <w:rFonts w:ascii="Tahoma" w:hAnsi="Tahoma" w:cs="Tahoma"/>
            <w:color w:val="417FF9"/>
            <w:szCs w:val="21"/>
            <w:highlight w:val="yellow"/>
            <w:shd w:val="clear" w:color="auto" w:fill="FFFFFF"/>
            <w:woUserID w:val="5"/>
          </w:rPr>
          <w:t>已有</w:t>
        </w:r>
      </w:ins>
    </w:p>
    <w:p w14:paraId="3A23EC57">
      <w:pPr>
        <w:rPr>
          <w:rFonts w:hint="eastAsia" w:ascii="Tahoma" w:hAnsi="Tahoma" w:cs="Tahoma" w:eastAsiaTheme="minorEastAsia"/>
          <w:color w:val="000000"/>
          <w:szCs w:val="21"/>
          <w:highlight w:val="green"/>
          <w:shd w:val="clear" w:color="auto" w:fill="FFFFFF"/>
          <w:lang w:eastAsia="zh-CN"/>
        </w:rPr>
      </w:pPr>
      <w:r>
        <w:rPr>
          <w:rFonts w:hint="eastAsia" w:ascii="Tahoma" w:hAnsi="Tahoma" w:cs="Tahoma"/>
          <w:color w:val="000000"/>
          <w:szCs w:val="21"/>
          <w:highlight w:val="green"/>
          <w:shd w:val="clear" w:color="auto" w:fill="FFFFFF"/>
          <w:lang w:eastAsia="zh-CN"/>
        </w:rPr>
        <w:t>（</w:t>
      </w:r>
      <w:r>
        <w:rPr>
          <w:rFonts w:hint="eastAsia" w:ascii="Tahoma" w:hAnsi="Tahoma" w:cs="Tahoma"/>
          <w:color w:val="000000"/>
          <w:szCs w:val="21"/>
          <w:highlight w:val="green"/>
          <w:shd w:val="clear" w:color="auto" w:fill="FFFFFF"/>
          <w:lang w:val="en-US" w:eastAsia="zh-CN"/>
        </w:rPr>
        <w:t>徐煜，小龙，杨东</w:t>
      </w:r>
      <w:r>
        <w:rPr>
          <w:rFonts w:hint="eastAsia" w:ascii="Tahoma" w:hAnsi="Tahoma" w:cs="Tahoma"/>
          <w:color w:val="000000"/>
          <w:szCs w:val="21"/>
          <w:highlight w:val="green"/>
          <w:shd w:val="clear" w:color="auto" w:fill="FFFFFF"/>
          <w:lang w:eastAsia="zh-CN"/>
        </w:rPr>
        <w:t>）</w:t>
      </w:r>
    </w:p>
    <w:p w14:paraId="61D1D842">
      <w:pPr>
        <w:numPr>
          <w:ilvl w:val="0"/>
          <w:numId w:val="4"/>
          <w:ins w:id="1565" w:author="徐煜" w:date="2026-07-22T17:18:55Z"/>
        </w:numPr>
        <w:rPr>
          <w:rFonts w:hint="default" w:ascii="Tahoma" w:hAnsi="Tahoma" w:cs="Tahoma"/>
          <w:color w:val="417FF9"/>
          <w:szCs w:val="21"/>
          <w:highlight w:val="yellow"/>
          <w:shd w:val="clear" w:color="auto" w:fill="FFFFFF"/>
          <w:lang w:eastAsia="zh-CN"/>
          <w:woUserID w:val="4"/>
        </w:rPr>
        <w:pPrChange w:id="1564" w:author="徐煜" w:date="2026-07-22T17:18:55Z">
          <w:pPr/>
        </w:pPrChange>
      </w:pPr>
      <w:del w:id="1566" w:author="徐煜" w:date="2026-07-22T17:18:55Z">
        <w:r>
          <w:rPr>
            <w:rFonts w:hint="eastAsia" w:ascii="Tahoma" w:hAnsi="Tahoma" w:cs="Tahoma"/>
            <w:color w:val="000000"/>
            <w:szCs w:val="21"/>
            <w:highlight w:val="yellow"/>
            <w:shd w:val="clear" w:color="auto" w:fill="FFFFFF"/>
            <w:lang w:val="en-US" w:eastAsia="zh-CN"/>
          </w:rPr>
          <w:delText>1.</w:delText>
        </w:r>
      </w:del>
      <w:r>
        <w:rPr>
          <w:rFonts w:hint="eastAsia" w:ascii="Tahoma" w:hAnsi="Tahoma" w:cs="Tahoma"/>
          <w:color w:val="000000"/>
          <w:szCs w:val="21"/>
          <w:highlight w:val="yellow"/>
          <w:shd w:val="clear" w:color="auto" w:fill="FFFFFF"/>
          <w:lang w:val="en-US" w:eastAsia="zh-CN"/>
        </w:rPr>
        <w:t>单碱基与单基因表达预测的意义，添加解释</w:t>
      </w:r>
      <w:r>
        <w:rPr>
          <w:rFonts w:hint="default" w:ascii="Tahoma" w:hAnsi="Tahoma" w:cs="Tahoma"/>
          <w:color w:val="417FF9"/>
          <w:szCs w:val="21"/>
          <w:highlight w:val="yellow"/>
          <w:shd w:val="clear" w:color="auto" w:fill="FFFFFF"/>
          <w:lang w:eastAsia="zh-CN"/>
          <w:woUserID w:val="4"/>
        </w:rPr>
        <w:t>(徐煜</w:t>
      </w:r>
      <w:ins w:id="1567" w:author="徐煜" w:date="2026-07-27T13:35:33Z">
        <w:r>
          <w:rPr>
            <w:rFonts w:hint="default" w:ascii="Tahoma" w:hAnsi="Tahoma" w:cs="Tahoma"/>
            <w:color w:val="417FF9"/>
            <w:szCs w:val="21"/>
            <w:highlight w:val="yellow"/>
            <w:shd w:val="clear" w:color="auto" w:fill="FFFFFF"/>
            <w:lang w:eastAsia="zh-CN"/>
            <w:woUserID w:val="4"/>
          </w:rPr>
          <w:t xml:space="preserve">, </w:t>
        </w:r>
      </w:ins>
      <w:ins w:id="1568" w:author="徐煜" w:date="2026-07-27T13:35:36Z">
        <w:r>
          <w:rPr>
            <w:rFonts w:hint="default" w:ascii="Tahoma" w:hAnsi="Tahoma" w:cs="Tahoma"/>
            <w:color w:val="417FF9"/>
            <w:szCs w:val="21"/>
            <w:highlight w:val="yellow"/>
            <w:shd w:val="clear" w:color="auto" w:fill="FFFFFF"/>
            <w:lang w:eastAsia="zh-CN"/>
            <w:woUserID w:val="4"/>
          </w:rPr>
          <w:t>完成</w:t>
        </w:r>
      </w:ins>
      <w:r>
        <w:rPr>
          <w:rFonts w:hint="default" w:ascii="Tahoma" w:hAnsi="Tahoma" w:cs="Tahoma"/>
          <w:color w:val="417FF9"/>
          <w:szCs w:val="21"/>
          <w:highlight w:val="yellow"/>
          <w:shd w:val="clear" w:color="auto" w:fill="FFFFFF"/>
          <w:lang w:eastAsia="zh-CN"/>
          <w:woUserID w:val="4"/>
        </w:rPr>
        <w:t>)</w:t>
      </w:r>
    </w:p>
    <w:p w14:paraId="75B56962">
      <w:pPr>
        <w:numPr>
          <w:ilvl w:val="-1"/>
          <w:numId w:val="0"/>
        </w:numPr>
        <w:rPr>
          <w:del w:id="1570" w:author="徐煜" w:date="2026-07-27T10:14:56Z"/>
          <w:rFonts w:hint="default" w:ascii="Arial" w:hAnsi="Arial" w:cs="Arial"/>
          <w:color w:val="417FF9"/>
          <w:szCs w:val="21"/>
          <w:highlight w:val="none"/>
          <w:shd w:val="clear" w:color="auto" w:fill="FFFFFF"/>
          <w:lang w:eastAsia="zh-CN"/>
          <w:rPrChange w:id="1571" w:author="徐煜" w:date="2026-07-23T09:45:11Z">
            <w:rPr>
              <w:del w:id="1572" w:author="徐煜" w:date="2026-07-27T10:14:56Z"/>
              <w:rFonts w:hint="default" w:ascii="Tahoma" w:hAnsi="Tahoma" w:cs="Tahoma"/>
              <w:color w:val="417FF9"/>
              <w:szCs w:val="21"/>
              <w:highlight w:val="yellow"/>
              <w:shd w:val="clear" w:color="auto" w:fill="FFFFFF"/>
              <w:lang w:eastAsia="zh-CN"/>
              <w:woUserID w:val="4"/>
            </w:rPr>
          </w:rPrChange>
          <w:woUserID w:val="4"/>
        </w:rPr>
        <w:pPrChange w:id="1569" w:author="徐煜" w:date="2026-07-22T17:18:56Z">
          <w:pPr/>
        </w:pPrChange>
      </w:pPr>
      <w:del w:id="1573" w:author="徐煜" w:date="2026-07-27T10:14:56Z">
        <w:r>
          <w:rPr>
            <w:rFonts w:ascii="Arial" w:hAnsi="Arial" w:eastAsia="宋体" w:cs="Arial"/>
            <w:color w:val="417FF9"/>
            <w:sz w:val="24"/>
            <w:szCs w:val="24"/>
            <w:rPrChange w:id="1574" w:author="徐煜" w:date="2026-07-23T09:45:11Z">
              <w:rPr>
                <w:rFonts w:ascii="Arial" w:hAnsi="Arial" w:eastAsia="宋体" w:cs="Arial"/>
                <w:sz w:val="24"/>
                <w:szCs w:val="24"/>
                <w:woUserID w:val="4"/>
              </w:rPr>
            </w:rPrChange>
            <w:woUserID w:val="4"/>
          </w:rPr>
          <w:delText xml:space="preserve">Although gene-level RNA expression is widely used for expression spectrum profiling and differential expression analysis, base-resolution expression can reveal fine-scale expression structure. </w:delText>
        </w:r>
      </w:del>
      <w:del w:id="1575" w:author="徐煜" w:date="2026-07-27T10:14:56Z">
        <w:r>
          <w:rPr>
            <w:rFonts w:ascii="Arial" w:hAnsi="Arial" w:eastAsia="宋体" w:cs="Arial"/>
            <w:color w:val="417FF9"/>
            <w:sz w:val="24"/>
            <w:szCs w:val="24"/>
            <w:rPrChange w:id="1576" w:author="徐煜" w:date="2026-07-23T09:45:11Z">
              <w:rPr>
                <w:rFonts w:ascii="Arial" w:hAnsi="Arial" w:eastAsia="宋体" w:cs="Arial"/>
                <w:sz w:val="24"/>
                <w:szCs w:val="24"/>
                <w:woUserID w:val="4"/>
              </w:rPr>
            </w:rPrChange>
            <w:woUserID w:val="4"/>
          </w:rPr>
          <w:delText>As an illustration</w:delText>
        </w:r>
      </w:del>
      <w:del w:id="1577" w:author="徐煜" w:date="2026-07-27T10:14:56Z">
        <w:r>
          <w:rPr>
            <w:rFonts w:ascii="Arial" w:hAnsi="Arial" w:eastAsia="宋体" w:cs="Arial"/>
            <w:color w:val="417FF9"/>
            <w:sz w:val="24"/>
            <w:szCs w:val="24"/>
            <w:rPrChange w:id="1578" w:author="徐煜" w:date="2026-07-23T09:45:11Z">
              <w:rPr>
                <w:rFonts w:ascii="Arial" w:hAnsi="Arial" w:eastAsia="宋体" w:cs="Arial"/>
                <w:sz w:val="24"/>
                <w:szCs w:val="24"/>
                <w:woUserID w:val="4"/>
              </w:rPr>
            </w:rPrChange>
            <w:woUserID w:val="4"/>
          </w:rPr>
          <w:delText xml:space="preserve">, base-level expression prediction of </w:delText>
        </w:r>
      </w:del>
      <w:del w:id="1579" w:author="徐煜" w:date="2026-07-27T10:14:56Z">
        <w:r>
          <w:rPr>
            <w:rStyle w:val="5"/>
            <w:rFonts w:ascii="Arial" w:hAnsi="Arial" w:eastAsia="宋体" w:cs="Arial"/>
            <w:color w:val="417FF9"/>
            <w:sz w:val="24"/>
            <w:szCs w:val="24"/>
            <w:rPrChange w:id="1580" w:author="徐煜" w:date="2026-07-23T09:45:11Z">
              <w:rPr>
                <w:rStyle w:val="5"/>
                <w:rFonts w:ascii="Arial" w:hAnsi="Arial" w:eastAsia="宋体" w:cs="Arial"/>
                <w:sz w:val="24"/>
                <w:szCs w:val="24"/>
                <w:woUserID w:val="4"/>
              </w:rPr>
            </w:rPrChange>
            <w:woUserID w:val="4"/>
          </w:rPr>
          <w:delText>TAC1</w:delText>
        </w:r>
      </w:del>
      <w:del w:id="1581" w:author="徐煜" w:date="2026-07-27T10:14:56Z">
        <w:r>
          <w:rPr>
            <w:rFonts w:ascii="Arial" w:hAnsi="Arial" w:eastAsia="宋体" w:cs="Arial"/>
            <w:color w:val="417FF9"/>
            <w:sz w:val="24"/>
            <w:szCs w:val="24"/>
            <w:woUserID w:val="4"/>
          </w:rPr>
          <w:delText xml:space="preserve"> indicated that a DNA mutation altered expression levels only in specific exons, suggesting activation of an alternative transcript. In addition, the exon/intron expression ratio has been proposed to reflect RNA activity dynamics [ref], offering an additional perspective on transcriptional and post-transcriptional regulation. Because gene-level expression profiles can be derived by aggregating base-resolution signals, base-resolution RNA prediction can capture detailed expression fingerprints without losing the broader gene-level expression landscape.</w:delText>
        </w:r>
      </w:del>
    </w:p>
    <w:p w14:paraId="34B3FAFE">
      <w:pPr>
        <w:rPr>
          <w:ins w:id="1582" w:author="杨东" w:date="2026-07-24T19:17:43Z"/>
          <w:del w:id="1583" w:author="徐煜" w:date="2026-07-27T10:14:56Z"/>
          <w:rFonts w:hint="default" w:ascii="Arial" w:hAnsi="Arial" w:cs="Arial"/>
          <w:color w:val="417FF9"/>
          <w:szCs w:val="21"/>
          <w:highlight w:val="yellow"/>
          <w:shd w:val="clear" w:color="auto" w:fill="FFFFFF"/>
          <w:lang w:val="en-US" w:eastAsia="zh-CN"/>
        </w:rPr>
      </w:pPr>
    </w:p>
    <w:p w14:paraId="3EE903DC">
      <w:pPr>
        <w:rPr>
          <w:del w:id="1584" w:author="徐煜" w:date="2026-07-27T13:35:26Z"/>
          <w:rFonts w:hint="default" w:ascii="Arial" w:hAnsi="Arial" w:cs="Arial"/>
          <w:color w:val="417FF9"/>
          <w:szCs w:val="21"/>
          <w:highlight w:val="yellow"/>
          <w:shd w:val="clear" w:color="auto" w:fill="FFFFFF"/>
          <w:lang w:eastAsia="zh-CN"/>
          <w:woUserID w:val="4"/>
        </w:rPr>
      </w:pPr>
    </w:p>
    <w:p w14:paraId="02E2DFD6">
      <w:pPr>
        <w:rPr>
          <w:del w:id="1585" w:author="徐煜" w:date="2026-07-27T13:35:26Z"/>
          <w:rFonts w:hint="default" w:ascii="Arial" w:hAnsi="Arial" w:cs="Arial"/>
          <w:color w:val="000000"/>
          <w:szCs w:val="21"/>
          <w:highlight w:val="yellow"/>
          <w:shd w:val="clear" w:color="auto" w:fill="FFFFFF"/>
          <w:lang w:eastAsia="zh-CN"/>
          <w:woUserID w:val="4"/>
        </w:rPr>
      </w:pPr>
      <w:del w:id="1586" w:author="徐煜" w:date="2026-07-27T13:35:26Z">
        <w:r>
          <w:rPr>
            <w:rFonts w:hint="default" w:ascii="Arial" w:hAnsi="Arial" w:cs="Arial"/>
            <w:color w:val="000000"/>
            <w:szCs w:val="21"/>
            <w:highlight w:val="yellow"/>
            <w:shd w:val="clear" w:color="auto" w:fill="FFFFFF"/>
            <w:lang w:eastAsia="zh-CN"/>
            <w:woUserID w:val="4"/>
          </w:rPr>
          <w:delText>7.2</w:delText>
        </w:r>
      </w:del>
    </w:p>
    <w:p w14:paraId="0FA53B10">
      <w:pPr>
        <w:rPr>
          <w:ins w:id="1587" w:author="杨东" w:date="2026-07-24T19:21:24Z"/>
          <w:del w:id="1588" w:author="徐煜" w:date="2026-07-27T13:35:26Z"/>
          <w:rFonts w:ascii="Arial" w:hAnsi="Arial" w:eastAsia="宋体" w:cs="Arial"/>
          <w:color w:val="417FF9"/>
          <w:sz w:val="24"/>
          <w:szCs w:val="24"/>
          <w:woUserID w:val="4"/>
        </w:rPr>
      </w:pPr>
      <w:del w:id="1589" w:author="徐煜" w:date="2026-07-27T13:35:26Z">
        <w:r>
          <w:rPr>
            <w:rFonts w:ascii="Arial" w:hAnsi="Arial" w:eastAsia="宋体" w:cs="Arial"/>
            <w:color w:val="417FF9"/>
            <w:sz w:val="24"/>
            <w:szCs w:val="24"/>
            <w:woUserID w:val="4"/>
          </w:rPr>
          <w:delText xml:space="preserve">Transcription is a sophisticated process regulated by multiple factors, including chromatin accessibility, histone modifications, enhancers and silencers, transcription factor regulations, and RNA polymerase activity. These factors can be measured directly, for example by ATAC-seq, or inferred indirectly, through DNA mutations and gene-gene interactions. Ideally, a comprehensive RNA expression model should take all of these factors into account. However, multi-modal datasets containing all of these measurements are extremely rare in rice, and modeling additional factors generally requires larger datasets. In this work, we aimed to capture the marginal effects of DNA mutations and ATAC-seq signals, while constructing a multi-modal framework that can be extended to other modalities in the future. We have added a discussion of data limitations in the Discussion section. Developing a comprehensive RNA expression prediction model that incorporates all of these factors is beyond the scope of this paper. </w:delText>
        </w:r>
      </w:del>
    </w:p>
    <w:p w14:paraId="4930B131">
      <w:pPr>
        <w:rPr>
          <w:ins w:id="1590" w:author="杨东" w:date="2026-07-24T19:21:25Z"/>
          <w:del w:id="1591" w:author="徐煜" w:date="2026-07-27T13:35:26Z"/>
          <w:rFonts w:ascii="Arial" w:hAnsi="Arial" w:eastAsia="宋体" w:cs="Arial"/>
          <w:color w:val="417FF9"/>
          <w:sz w:val="24"/>
          <w:szCs w:val="24"/>
          <w:woUserID w:val="4"/>
        </w:rPr>
      </w:pPr>
    </w:p>
    <w:p w14:paraId="7CD4EE30">
      <w:pPr>
        <w:rPr>
          <w:ins w:id="1592" w:author="杨东" w:date="2026-07-24T19:21:27Z"/>
          <w:del w:id="1593" w:author="徐煜" w:date="2026-07-27T13:35:26Z"/>
          <w:rFonts w:ascii="Arial" w:hAnsi="Arial" w:eastAsia="宋体" w:cs="Arial"/>
          <w:color w:val="417FF9"/>
          <w:sz w:val="24"/>
          <w:szCs w:val="24"/>
          <w:woUserID w:val="6"/>
        </w:rPr>
      </w:pPr>
      <w:ins w:id="1594" w:author="杨东" w:date="2026-07-24T19:21:27Z">
        <w:del w:id="1595" w:author="徐煜" w:date="2026-07-27T13:35:26Z">
          <w:r>
            <w:rPr>
              <w:rFonts w:ascii="Arial" w:hAnsi="Arial" w:eastAsia="宋体" w:cs="Arial"/>
              <w:color w:val="417FF9"/>
              <w:sz w:val="24"/>
              <w:szCs w:val="24"/>
              <w:woUserID w:val="6"/>
            </w:rPr>
            <w:delText>7.3</w:delText>
          </w:r>
        </w:del>
      </w:ins>
    </w:p>
    <w:p w14:paraId="70DD38D9">
      <w:pPr>
        <w:rPr>
          <w:rFonts w:hint="default" w:ascii="Arial" w:hAnsi="Arial" w:eastAsia="宋体" w:cs="Arial"/>
          <w:color w:val="417FF9"/>
          <w:sz w:val="24"/>
          <w:szCs w:val="24"/>
          <w:woUserID w:val="6"/>
        </w:rPr>
      </w:pPr>
    </w:p>
    <w:p w14:paraId="4F10D0D2">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2.染色体3，修订，已补全全染色体</w:t>
      </w:r>
      <w:r>
        <w:rPr>
          <w:rFonts w:hint="default" w:ascii="Tahoma" w:hAnsi="Tahoma" w:cs="Tahoma"/>
          <w:color w:val="417FF9"/>
          <w:szCs w:val="21"/>
          <w:highlight w:val="yellow"/>
          <w:shd w:val="clear" w:color="auto" w:fill="FFFFFF"/>
          <w:lang w:eastAsia="zh-CN"/>
          <w:woUserID w:val="4"/>
        </w:rPr>
        <w:t>(小龙回应)</w:t>
      </w:r>
    </w:p>
    <w:p w14:paraId="1D1CB8D9">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3.baseline</w:t>
      </w:r>
      <w:r>
        <w:rPr>
          <w:rFonts w:hint="default" w:ascii="Tahoma" w:hAnsi="Tahoma" w:cs="Tahoma"/>
          <w:color w:val="000000"/>
          <w:szCs w:val="21"/>
          <w:highlight w:val="yellow"/>
          <w:shd w:val="clear" w:color="auto" w:fill="FFFFFF"/>
          <w:lang w:eastAsia="zh-CN"/>
          <w:woUserID w:val="4"/>
        </w:rPr>
        <w:t xml:space="preserve"> </w:t>
      </w:r>
      <w:r>
        <w:rPr>
          <w:rFonts w:hint="default" w:ascii="Tahoma" w:hAnsi="Tahoma" w:cs="Tahoma"/>
          <w:color w:val="417FF9"/>
          <w:szCs w:val="21"/>
          <w:highlight w:val="yellow"/>
          <w:shd w:val="clear" w:color="auto" w:fill="FFFFFF"/>
          <w:lang w:eastAsia="zh-CN"/>
          <w:woUserID w:val="4"/>
        </w:rPr>
        <w:t>(基线argument, 徐煜)</w:t>
      </w:r>
    </w:p>
    <w:p w14:paraId="32BC1F69">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4.跨组织、染色体---添加解释</w:t>
      </w:r>
      <w:r>
        <w:rPr>
          <w:rFonts w:hint="default" w:ascii="Tahoma" w:hAnsi="Tahoma" w:cs="Tahoma"/>
          <w:color w:val="417FF9"/>
          <w:szCs w:val="21"/>
          <w:highlight w:val="yellow"/>
          <w:shd w:val="clear" w:color="auto" w:fill="FFFFFF"/>
          <w:lang w:eastAsia="zh-CN"/>
          <w:woUserID w:val="4"/>
        </w:rPr>
        <w:t>(徐煜, 应用导向, 结合小龙补充的panicle数据)</w:t>
      </w:r>
    </w:p>
    <w:p w14:paraId="7572CBF0">
      <w:pPr>
        <w:rPr>
          <w:rFonts w:hint="default" w:ascii="Tahoma" w:hAnsi="Tahoma" w:cs="Tahoma"/>
          <w:color w:val="417FF9"/>
          <w:szCs w:val="21"/>
          <w:highlight w:val="yellow"/>
          <w:shd w:val="clear" w:color="auto" w:fill="FFFFFF"/>
          <w:lang w:eastAsia="zh-CN"/>
          <w:woUserID w:val="4"/>
        </w:rPr>
      </w:pPr>
      <w:r>
        <w:rPr>
          <w:rFonts w:hint="eastAsia" w:ascii="Tahoma" w:hAnsi="Tahoma" w:cs="Tahoma"/>
          <w:color w:val="000000"/>
          <w:szCs w:val="21"/>
          <w:highlight w:val="yellow"/>
          <w:shd w:val="clear" w:color="auto" w:fill="FFFFFF"/>
          <w:lang w:val="en-US" w:eastAsia="zh-CN"/>
        </w:rPr>
        <w:t>5.基因水平的预测指标，可补充</w:t>
      </w:r>
      <w:r>
        <w:rPr>
          <w:rFonts w:hint="default" w:ascii="Tahoma" w:hAnsi="Tahoma" w:cs="Tahoma"/>
          <w:color w:val="417FF9"/>
          <w:szCs w:val="21"/>
          <w:highlight w:val="yellow"/>
          <w:shd w:val="clear" w:color="auto" w:fill="FFFFFF"/>
          <w:lang w:eastAsia="zh-CN"/>
          <w:woUserID w:val="4"/>
        </w:rPr>
        <w:t>(杨东, exon/gene region指标, 基因水平的指标)</w:t>
      </w:r>
    </w:p>
    <w:p w14:paraId="447A7BD8">
      <w:pPr>
        <w:rPr>
          <w:rFonts w:hint="default" w:ascii="Tahoma" w:hAnsi="Tahoma" w:cs="Tahoma"/>
          <w:color w:val="417FF9"/>
          <w:szCs w:val="21"/>
          <w:highlight w:val="yellow"/>
          <w:shd w:val="clear" w:color="auto" w:fill="FFFFFF"/>
          <w:lang w:eastAsia="zh-CN"/>
          <w:woUserID w:val="4"/>
        </w:rPr>
      </w:pPr>
      <w:r>
        <w:rPr>
          <w:rFonts w:hint="default" w:ascii="Tahoma" w:hAnsi="Tahoma" w:cs="Tahoma"/>
          <w:color w:val="417FF9"/>
          <w:szCs w:val="21"/>
          <w:highlight w:val="yellow"/>
          <w:shd w:val="clear" w:color="auto" w:fill="FFFFFF"/>
          <w:lang w:eastAsia="zh-CN"/>
          <w:woUserID w:val="4"/>
        </w:rPr>
        <w:t>7. 跨品种预测(3品种training的结果; 两品种预测新品种, ATAC全量微调, 低优先级; 小龙)</w:t>
      </w:r>
    </w:p>
    <w:p w14:paraId="2ACFDD7F">
      <w:pPr>
        <w:rPr>
          <w:rFonts w:hint="default" w:ascii="Tahoma" w:hAnsi="Tahoma" w:cs="Tahoma"/>
          <w:color w:val="417FF9"/>
          <w:szCs w:val="21"/>
          <w:highlight w:val="yellow"/>
          <w:shd w:val="clear" w:color="auto" w:fill="FFFFFF"/>
          <w:lang w:eastAsia="zh-CN"/>
          <w:woUserID w:val="5"/>
        </w:rPr>
      </w:pPr>
      <w:r>
        <w:rPr>
          <w:rFonts w:hint="eastAsia" w:ascii="Tahoma" w:hAnsi="Tahoma" w:cs="Tahoma"/>
          <w:color w:val="000000"/>
          <w:szCs w:val="21"/>
          <w:highlight w:val="yellow"/>
          <w:shd w:val="clear" w:color="auto" w:fill="FFFFFF"/>
          <w:lang w:val="en-US" w:eastAsia="zh-CN"/>
        </w:rPr>
        <w:t>6.尝试补充一个TAC之外的case</w:t>
      </w:r>
      <w:r>
        <w:rPr>
          <w:rFonts w:hint="default" w:ascii="Tahoma" w:hAnsi="Tahoma" w:cs="Tahoma"/>
          <w:color w:val="417FF9"/>
          <w:szCs w:val="21"/>
          <w:highlight w:val="yellow"/>
          <w:shd w:val="clear" w:color="auto" w:fill="FFFFFF"/>
          <w:lang w:eastAsia="zh-CN"/>
          <w:woUserID w:val="4"/>
        </w:rPr>
        <w:t>(低优先级)</w:t>
      </w:r>
      <w:ins w:id="1596" w:author="傅帅" w:date="2026-07-17T09:39:48Z">
        <w:r>
          <w:rPr>
            <w:rFonts w:hint="default" w:ascii="Tahoma" w:hAnsi="Tahoma" w:cs="Tahoma"/>
            <w:color w:val="417FF9"/>
            <w:szCs w:val="21"/>
            <w:highlight w:val="yellow"/>
            <w:shd w:val="clear" w:color="auto" w:fill="FFFFFF"/>
            <w:lang w:eastAsia="zh-CN"/>
            <w:woUserID w:val="5"/>
          </w:rPr>
          <w:t>---</w:t>
        </w:r>
      </w:ins>
      <w:ins w:id="1597" w:author="傅帅" w:date="2026-07-17T09:40:05Z">
        <w:r>
          <w:rPr>
            <w:rFonts w:hint="default" w:ascii="Tahoma" w:hAnsi="Tahoma" w:cs="Tahoma"/>
            <w:color w:val="417FF9"/>
            <w:szCs w:val="21"/>
            <w:highlight w:val="yellow"/>
            <w:shd w:val="clear" w:color="auto" w:fill="FFFFFF"/>
            <w:lang w:eastAsia="zh-CN"/>
            <w:woUserID w:val="5"/>
          </w:rPr>
          <w:t>做</w:t>
        </w:r>
      </w:ins>
      <w:ins w:id="1598" w:author="傅帅" w:date="2026-07-17T09:40:07Z">
        <w:r>
          <w:rPr>
            <w:rFonts w:hint="default" w:ascii="Tahoma" w:hAnsi="Tahoma" w:cs="Tahoma"/>
            <w:color w:val="417FF9"/>
            <w:szCs w:val="21"/>
            <w:highlight w:val="yellow"/>
            <w:shd w:val="clear" w:color="auto" w:fill="FFFFFF"/>
            <w:lang w:eastAsia="zh-CN"/>
            <w:woUserID w:val="5"/>
          </w:rPr>
          <w:t>ATA</w:t>
        </w:r>
      </w:ins>
      <w:ins w:id="1599" w:author="傅帅" w:date="2026-07-17T09:40:08Z">
        <w:r>
          <w:rPr>
            <w:rFonts w:hint="default" w:ascii="Tahoma" w:hAnsi="Tahoma" w:cs="Tahoma"/>
            <w:color w:val="417FF9"/>
            <w:szCs w:val="21"/>
            <w:highlight w:val="yellow"/>
            <w:shd w:val="clear" w:color="auto" w:fill="FFFFFF"/>
            <w:lang w:eastAsia="zh-CN"/>
            <w:woUserID w:val="5"/>
          </w:rPr>
          <w:t>C的</w:t>
        </w:r>
      </w:ins>
      <w:ins w:id="1600" w:author="傅帅" w:date="2026-07-17T09:40:11Z">
        <w:r>
          <w:rPr>
            <w:rFonts w:hint="default" w:ascii="Tahoma" w:hAnsi="Tahoma" w:cs="Tahoma"/>
            <w:color w:val="417FF9"/>
            <w:szCs w:val="21"/>
            <w:highlight w:val="yellow"/>
            <w:shd w:val="clear" w:color="auto" w:fill="FFFFFF"/>
            <w:lang w:eastAsia="zh-CN"/>
            <w:woUserID w:val="5"/>
          </w:rPr>
          <w:t>cas</w:t>
        </w:r>
      </w:ins>
      <w:ins w:id="1601" w:author="傅帅" w:date="2026-07-17T09:40:19Z">
        <w:r>
          <w:rPr>
            <w:rFonts w:hint="default" w:ascii="Tahoma" w:hAnsi="Tahoma" w:cs="Tahoma"/>
            <w:color w:val="417FF9"/>
            <w:szCs w:val="21"/>
            <w:highlight w:val="yellow"/>
            <w:shd w:val="clear" w:color="auto" w:fill="FFFFFF"/>
            <w:lang w:eastAsia="zh-CN"/>
            <w:woUserID w:val="5"/>
          </w:rPr>
          <w:t>---</w:t>
        </w:r>
      </w:ins>
      <w:ins w:id="1602" w:author="傅帅" w:date="2026-07-17T09:40:29Z">
        <w:r>
          <w:rPr>
            <w:rFonts w:hint="default" w:ascii="Tahoma" w:hAnsi="Tahoma" w:cs="Tahoma"/>
            <w:color w:val="417FF9"/>
            <w:szCs w:val="21"/>
            <w:highlight w:val="yellow"/>
            <w:shd w:val="clear" w:color="auto" w:fill="FFFFFF"/>
            <w:lang w:eastAsia="zh-CN"/>
            <w:woUserID w:val="5"/>
          </w:rPr>
          <w:t>小龙</w:t>
        </w:r>
      </w:ins>
    </w:p>
    <w:p w14:paraId="1BEAB1AB">
      <w:pPr>
        <w:rPr>
          <w:rFonts w:ascii="Tahoma" w:hAnsi="Tahoma" w:cs="Tahoma"/>
          <w:color w:val="000000"/>
          <w:szCs w:val="21"/>
          <w:highlight w:val="yellow"/>
          <w:shd w:val="clear" w:color="auto" w:fill="FFFFFF"/>
        </w:rPr>
      </w:pPr>
    </w:p>
    <w:p w14:paraId="5D6264B2">
      <w:pPr>
        <w:rPr>
          <w:rFonts w:ascii="Tahoma" w:hAnsi="Tahoma" w:cs="Tahoma"/>
          <w:color w:val="000000"/>
          <w:szCs w:val="21"/>
          <w:highlight w:val="yellow"/>
          <w:shd w:val="clear" w:color="auto" w:fill="FFFFFF"/>
        </w:rPr>
      </w:pPr>
    </w:p>
    <w:p w14:paraId="34F29A91">
      <w:pPr>
        <w:rPr>
          <w:del w:id="1603" w:author="杨东 [2]" w:date="2026-07-29T12:51:19Z"/>
          <w:rFonts w:ascii="Tahoma" w:hAnsi="Tahoma" w:cs="Tahoma"/>
          <w:color w:val="000000"/>
          <w:szCs w:val="21"/>
          <w:highlight w:val="yellow"/>
          <w:shd w:val="clear" w:color="auto" w:fill="FFFFFF"/>
        </w:rPr>
      </w:pPr>
      <w:r>
        <w:rPr>
          <w:rFonts w:ascii="Tahoma" w:hAnsi="Tahoma" w:cs="Tahoma"/>
          <w:color w:val="000000"/>
          <w:szCs w:val="21"/>
        </w:rPr>
        <w:br w:type="textWrapping"/>
      </w:r>
      <w:r>
        <w:rPr>
          <w:rFonts w:hint="eastAsia" w:ascii="Tahoma" w:hAnsi="Tahoma" w:cs="Tahoma"/>
          <w:color w:val="000000"/>
          <w:szCs w:val="21"/>
          <w:lang w:val="en-US" w:eastAsia="zh-CN"/>
        </w:rPr>
        <w:t>8.</w:t>
      </w:r>
      <w:r>
        <w:rPr>
          <w:rFonts w:ascii="Tahoma" w:hAnsi="Tahoma" w:cs="Tahoma"/>
          <w:color w:val="000000"/>
          <w:szCs w:val="21"/>
          <w:shd w:val="clear" w:color="auto" w:fill="FFFFFF"/>
        </w:rPr>
        <w:t xml:space="preserve">As a Resource Article, the paper completely ignores computational cost and inference performance analysis, which is a core requirement for resource articles. </w:t>
      </w:r>
      <w:del w:id="1604" w:author="杨东 [2]" w:date="2026-07-29T12:51:19Z">
        <w:r>
          <w:rPr>
            <w:rFonts w:ascii="Tahoma" w:hAnsi="Tahoma" w:cs="Tahoma"/>
            <w:color w:val="000000"/>
            <w:szCs w:val="21"/>
            <w:shd w:val="clear" w:color="auto" w:fill="FFFFFF"/>
          </w:rPr>
          <w:delText xml:space="preserve">For a 1.25B parameter model, consumer GPU runnability is critical information for community adoption. The paper does not answer how long 1Mb sequence inference takes, nor does it report batch inference throughput. </w:delText>
        </w:r>
      </w:del>
      <w:del w:id="1605" w:author="杨东 [2]" w:date="2026-07-29T12:51:19Z">
        <w:r>
          <w:rPr>
            <w:rFonts w:ascii="Tahoma" w:hAnsi="Tahoma" w:cs="Tahoma"/>
            <w:color w:val="000000"/>
            <w:szCs w:val="21"/>
            <w:highlight w:val="yellow"/>
            <w:shd w:val="clear" w:color="auto" w:fill="FFFFFF"/>
          </w:rPr>
          <w:delText xml:space="preserve">OGR has only 1.25B parameters and can certainly run on consumer GPUs (e.g., RTX 4090/5090 with 24GB/32GB VRAM), but the paper does not test or report consumer GPU runnability, which is essential for broad community adoption, and MoE architecture's sparse activation actually reduces inference memory requirements, making consumer GPU execution even more feasible. </w:delText>
        </w:r>
      </w:del>
    </w:p>
    <w:p w14:paraId="23F49E45">
      <w:pPr>
        <w:rPr>
          <w:rFonts w:ascii="Tahoma" w:hAnsi="Tahoma" w:cs="Tahoma"/>
          <w:color w:val="000000"/>
          <w:szCs w:val="21"/>
          <w:shd w:val="clear" w:color="auto" w:fill="FFFFFF"/>
        </w:rPr>
      </w:pPr>
      <w:del w:id="1606" w:author="杨东 [2]" w:date="2026-07-29T12:51:19Z">
        <w:r>
          <w:rPr>
            <w:rFonts w:ascii="Tahoma" w:hAnsi="Tahoma" w:cs="Tahoma"/>
            <w:color w:val="000000"/>
            <w:szCs w:val="21"/>
            <w:shd w:val="clear" w:color="auto" w:fill="FFFFFF"/>
          </w:rPr>
          <w:delText>OGR's</w:delText>
        </w:r>
      </w:del>
      <w:del w:id="1607" w:author="杨东 [2]" w:date="2026-07-29T12:51:19Z">
        <w:r>
          <w:rPr>
            <w:rFonts w:ascii="Tahoma" w:hAnsi="Tahoma" w:cs="Tahoma"/>
            <w:color w:val="000000"/>
            <w:szCs w:val="21"/>
            <w:highlight w:val="yellow"/>
            <w:shd w:val="clear" w:color="auto" w:fill="FFFFFF"/>
          </w:rPr>
          <w:delText xml:space="preserve"> </w:delText>
        </w:r>
      </w:del>
      <w:del w:id="1608" w:author="杨东 [2]" w:date="2026-07-29T12:51:19Z">
        <w:r>
          <w:rPr>
            <w:rFonts w:ascii="Tahoma" w:hAnsi="Tahoma" w:cs="Tahoma"/>
            <w:color w:val="000000"/>
            <w:szCs w:val="21"/>
            <w:highlight w:val="cyan"/>
            <w:shd w:val="clear" w:color="auto" w:fill="FFFFFF"/>
          </w:rPr>
          <w:delText>FLOPs are not reported</w:delText>
        </w:r>
      </w:del>
      <w:del w:id="1609" w:author="杨东 [2]" w:date="2026-07-29T12:51:19Z">
        <w:r>
          <w:rPr>
            <w:rFonts w:ascii="Tahoma" w:hAnsi="Tahoma" w:cs="Tahoma"/>
            <w:color w:val="000000"/>
            <w:szCs w:val="21"/>
            <w:highlight w:val="yellow"/>
            <w:shd w:val="clear" w:color="auto" w:fill="FFFFFF"/>
          </w:rPr>
          <w:delText>, nor is per-FLOP performance comparison with other models provided. MoE architecture's all-to-all communication overhead during inference may be a bottleneck, but the paper does not analyze this.</w:delText>
        </w:r>
      </w:del>
      <w:del w:id="1610" w:author="杨东 [2]" w:date="2026-07-29T12:51:19Z">
        <w:r>
          <w:rPr>
            <w:rFonts w:ascii="Tahoma" w:hAnsi="Tahoma" w:cs="Tahoma"/>
            <w:color w:val="000000"/>
            <w:szCs w:val="21"/>
            <w:shd w:val="clear" w:color="auto" w:fill="FFFFFF"/>
          </w:rPr>
          <w:delText xml:space="preserve"> Environmental impact and</w:delText>
        </w:r>
      </w:del>
      <w:del w:id="1611" w:author="杨东 [2]" w:date="2026-07-29T12:51:19Z">
        <w:r>
          <w:rPr>
            <w:rFonts w:hint="eastAsia" w:ascii="Tahoma" w:hAnsi="Tahoma" w:cs="Tahoma"/>
            <w:color w:val="000000"/>
            <w:szCs w:val="21"/>
            <w:shd w:val="clear" w:color="auto" w:fill="FFFFFF"/>
            <w:lang w:val="en-US" w:eastAsia="zh-CN"/>
          </w:rPr>
          <w:delText xml:space="preserve"> </w:delText>
        </w:r>
      </w:del>
      <w:del w:id="1612" w:author="杨东 [2]" w:date="2026-07-29T12:51:19Z">
        <w:r>
          <w:rPr>
            <w:rFonts w:ascii="Tahoma" w:hAnsi="Tahoma" w:cs="Tahoma"/>
            <w:color w:val="000000"/>
            <w:szCs w:val="21"/>
            <w:shd w:val="clear" w:color="auto" w:fill="FFFFFF"/>
          </w:rPr>
          <w:delText>cost of large-scale training are not reported, not meeting responsible AI research standards.</w:delText>
        </w:r>
      </w:del>
      <w:del w:id="1613" w:author="杨东 [2]" w:date="2026-07-29T12:51:19Z">
        <w:r>
          <w:rPr>
            <w:rFonts w:ascii="Tahoma" w:hAnsi="Tahoma" w:cs="Tahoma"/>
            <w:color w:val="000000"/>
            <w:szCs w:val="21"/>
            <w:highlight w:val="yellow"/>
            <w:shd w:val="clear" w:color="auto" w:fill="FFFFFF"/>
          </w:rPr>
          <w:delText xml:space="preserve"> Detailed settings for tensor/pipeline/context/expert parallelism are missing.</w:delText>
        </w:r>
      </w:del>
      <w:del w:id="1614" w:author="杨东 [2]" w:date="2026-07-29T12:51:19Z">
        <w:r>
          <w:rPr>
            <w:rFonts w:ascii="Tahoma" w:hAnsi="Tahoma" w:cs="Tahoma"/>
            <w:color w:val="000000"/>
            <w:szCs w:val="21"/>
            <w:shd w:val="clear" w:color="auto" w:fill="FFFFFF"/>
          </w:rPr>
          <w:delText xml:space="preserve"> </w:delText>
        </w:r>
      </w:del>
    </w:p>
    <w:p w14:paraId="743C87AB">
      <w:pPr>
        <w:rPr>
          <w:rFonts w:hint="eastAsia" w:ascii="Tahoma" w:hAnsi="Tahoma" w:cs="Tahoma"/>
          <w:color w:val="000000"/>
          <w:szCs w:val="21"/>
          <w:shd w:val="clear" w:color="auto" w:fill="FFFFFF"/>
          <w:lang w:val="en-US" w:eastAsia="zh-CN"/>
        </w:rPr>
      </w:pPr>
      <w:r>
        <w:rPr>
          <w:rFonts w:ascii="Tahoma" w:hAnsi="Tahoma" w:cs="Tahoma"/>
          <w:color w:val="000000"/>
          <w:szCs w:val="21"/>
          <w:shd w:val="clear" w:color="auto" w:fill="FFFFFF"/>
        </w:rPr>
        <w:t>The suggested revision</w:t>
      </w:r>
      <w:r>
        <w:rPr>
          <w:rFonts w:ascii="Tahoma" w:hAnsi="Tahoma" w:cs="Tahoma"/>
          <w:color w:val="000000"/>
          <w:szCs w:val="21"/>
          <w:highlight w:val="yellow"/>
          <w:shd w:val="clear" w:color="auto" w:fill="FFFFFF"/>
        </w:rPr>
        <w:t xml:space="preserve"> is to r</w:t>
      </w:r>
      <w:r>
        <w:rPr>
          <w:rFonts w:ascii="Tahoma" w:hAnsi="Tahoma" w:cs="Tahoma"/>
          <w:color w:val="000000"/>
          <w:szCs w:val="21"/>
          <w:highlight w:val="cyan"/>
          <w:shd w:val="clear" w:color="auto" w:fill="FFFFFF"/>
        </w:rPr>
        <w:t>eport inference time (single sequence, batch) and memory requirements, test and report consumer GPU (RTX 4090/5090) runnability</w:t>
      </w:r>
      <w:r>
        <w:rPr>
          <w:rFonts w:ascii="Tahoma" w:hAnsi="Tahoma" w:cs="Tahoma"/>
          <w:color w:val="000000"/>
          <w:szCs w:val="21"/>
          <w:highlight w:val="yellow"/>
          <w:shd w:val="clear" w:color="auto" w:fill="FFFFFF"/>
        </w:rPr>
        <w:t xml:space="preserve"> including m</w:t>
      </w:r>
      <w:r>
        <w:rPr>
          <w:rFonts w:ascii="Tahoma" w:hAnsi="Tahoma" w:cs="Tahoma"/>
          <w:color w:val="000000"/>
          <w:szCs w:val="21"/>
          <w:highlight w:val="cyan"/>
          <w:shd w:val="clear" w:color="auto" w:fill="FFFFFF"/>
        </w:rPr>
        <w:t>aximum context length and inference speed, report FLOPs and provide per-FLOP comparison with competing models</w:t>
      </w:r>
      <w:r>
        <w:rPr>
          <w:rFonts w:ascii="Tahoma" w:hAnsi="Tahoma" w:cs="Tahoma"/>
          <w:color w:val="000000"/>
          <w:szCs w:val="21"/>
          <w:highlight w:val="yellow"/>
          <w:shd w:val="clear" w:color="auto" w:fill="FFFFFF"/>
        </w:rPr>
        <w:t>.</w:t>
      </w:r>
      <w:r>
        <w:rPr>
          <w:rFonts w:ascii="Tahoma" w:hAnsi="Tahoma" w:cs="Tahoma"/>
          <w:color w:val="000000"/>
          <w:szCs w:val="21"/>
          <w:shd w:val="clear" w:color="auto" w:fill="FFFFFF"/>
        </w:rPr>
        <w:t xml:space="preserve"> 128 NVIDIA A100 GPUs are not accessible to the majority of researchers.</w:t>
      </w:r>
      <w:r>
        <w:rPr>
          <w:rFonts w:hint="eastAsia" w:ascii="Tahoma" w:hAnsi="Tahoma" w:cs="Tahoma"/>
          <w:color w:val="000000"/>
          <w:szCs w:val="21"/>
          <w:shd w:val="clear" w:color="auto" w:fill="FFFFFF"/>
          <w:lang w:val="en-US" w:eastAsia="zh-CN"/>
        </w:rPr>
        <w:t xml:space="preserve"> </w:t>
      </w:r>
    </w:p>
    <w:p w14:paraId="404E213A">
      <w:pPr>
        <w:rPr>
          <w:rFonts w:hint="eastAsia" w:ascii="Tahoma" w:hAnsi="Tahoma" w:cs="Tahoma" w:eastAsiaTheme="minorEastAsia"/>
          <w:color w:val="000000"/>
          <w:szCs w:val="21"/>
          <w:highlight w:val="green"/>
          <w:shd w:val="clear" w:color="auto" w:fill="FFFFFF"/>
          <w:lang w:val="en-US" w:eastAsia="zh-CN"/>
        </w:rPr>
      </w:pPr>
      <w:r>
        <w:rPr>
          <w:rFonts w:hint="eastAsia" w:ascii="Tahoma" w:hAnsi="Tahoma" w:cs="Tahoma"/>
          <w:color w:val="000000"/>
          <w:szCs w:val="21"/>
          <w:highlight w:val="green"/>
          <w:shd w:val="clear" w:color="auto" w:fill="FFFFFF"/>
          <w:lang w:val="en-US" w:eastAsia="zh-CN"/>
        </w:rPr>
        <w:t>（张军阳）</w:t>
      </w:r>
    </w:p>
    <w:p w14:paraId="741E292E">
      <w:pPr>
        <w:rPr>
          <w:rFonts w:hint="default" w:ascii="Tahoma" w:hAnsi="Tahoma" w:cs="Tahoma"/>
          <w:color w:val="000000"/>
          <w:szCs w:val="21"/>
          <w:shd w:val="clear" w:color="auto" w:fill="FFFFFF"/>
          <w:lang w:eastAsia="zh-CN"/>
          <w:woUserID w:val="5"/>
        </w:rPr>
      </w:pPr>
      <w:r>
        <w:rPr>
          <w:rFonts w:hint="eastAsia" w:ascii="Tahoma" w:hAnsi="Tahoma" w:cs="Tahoma"/>
          <w:color w:val="000000"/>
          <w:szCs w:val="21"/>
          <w:shd w:val="clear" w:color="auto" w:fill="FFFFFF"/>
          <w:lang w:val="en-US" w:eastAsia="zh-CN"/>
        </w:rPr>
        <w:t>1.补充分析消费级显卡的推理时间、成本、存储占用等，对比；</w:t>
      </w:r>
      <w:ins w:id="1615" w:author="傅帅" w:date="2026-07-24T14:07:38Z">
        <w:r>
          <w:rPr>
            <w:rFonts w:hint="default" w:ascii="Tahoma" w:hAnsi="Tahoma" w:cs="Tahoma"/>
            <w:color w:val="000000"/>
            <w:szCs w:val="21"/>
            <w:shd w:val="clear" w:color="auto" w:fill="FFFFFF"/>
            <w:lang w:eastAsia="zh-CN"/>
            <w:woUserID w:val="5"/>
          </w:rPr>
          <w:t>---已</w:t>
        </w:r>
      </w:ins>
      <w:ins w:id="1616" w:author="傅帅" w:date="2026-07-24T14:07:39Z">
        <w:r>
          <w:rPr>
            <w:rFonts w:hint="default" w:ascii="Tahoma" w:hAnsi="Tahoma" w:cs="Tahoma"/>
            <w:color w:val="000000"/>
            <w:szCs w:val="21"/>
            <w:shd w:val="clear" w:color="auto" w:fill="FFFFFF"/>
            <w:lang w:eastAsia="zh-CN"/>
            <w:woUserID w:val="5"/>
          </w:rPr>
          <w:t>完成</w:t>
        </w:r>
      </w:ins>
    </w:p>
    <w:p w14:paraId="77D2CA8B">
      <w:pPr>
        <w:rPr>
          <w:rFonts w:hint="default" w:ascii="Tahoma" w:hAnsi="Tahoma" w:cs="Tahoma"/>
          <w:color w:val="000000"/>
          <w:szCs w:val="21"/>
          <w:shd w:val="clear" w:color="auto" w:fill="FFFFFF"/>
          <w:lang w:eastAsia="zh-CN"/>
          <w:woUserID w:val="5"/>
        </w:rPr>
      </w:pPr>
      <w:r>
        <w:rPr>
          <w:rFonts w:hint="eastAsia" w:ascii="Tahoma" w:hAnsi="Tahoma" w:cs="Tahoma"/>
          <w:color w:val="000000"/>
          <w:szCs w:val="21"/>
          <w:shd w:val="clear" w:color="auto" w:fill="FFFFFF"/>
          <w:lang w:val="en-US" w:eastAsia="zh-CN"/>
        </w:rPr>
        <w:t>2.OGR的Flops提供</w:t>
      </w:r>
      <w:ins w:id="1617" w:author="傅帅" w:date="2026-07-24T14:07:52Z">
        <w:r>
          <w:rPr>
            <w:rFonts w:hint="default" w:ascii="Tahoma" w:hAnsi="Tahoma" w:cs="Tahoma"/>
            <w:color w:val="000000"/>
            <w:szCs w:val="21"/>
            <w:shd w:val="clear" w:color="auto" w:fill="FFFFFF"/>
            <w:lang w:eastAsia="zh-CN"/>
            <w:woUserID w:val="5"/>
          </w:rPr>
          <w:t>---已</w:t>
        </w:r>
      </w:ins>
      <w:ins w:id="1618" w:author="傅帅" w:date="2026-07-24T14:07:53Z">
        <w:r>
          <w:rPr>
            <w:rFonts w:hint="default" w:ascii="Tahoma" w:hAnsi="Tahoma" w:cs="Tahoma"/>
            <w:color w:val="000000"/>
            <w:szCs w:val="21"/>
            <w:shd w:val="clear" w:color="auto" w:fill="FFFFFF"/>
            <w:lang w:eastAsia="zh-CN"/>
            <w:woUserID w:val="5"/>
          </w:rPr>
          <w:t>完成</w:t>
        </w:r>
      </w:ins>
    </w:p>
    <w:p w14:paraId="425550BB">
      <w:pPr>
        <w:rPr>
          <w:rFonts w:hint="default" w:ascii="Tahoma" w:hAnsi="Tahoma" w:cs="Tahoma"/>
          <w:color w:val="000000"/>
          <w:szCs w:val="21"/>
          <w:highlight w:val="yellow"/>
          <w:shd w:val="clear" w:color="auto" w:fill="FFFFFF"/>
          <w:lang w:eastAsia="zh-CN"/>
          <w:woUserID w:val="5"/>
        </w:rPr>
      </w:pPr>
      <w:r>
        <w:rPr>
          <w:rFonts w:hint="eastAsia" w:ascii="Tahoma" w:hAnsi="Tahoma" w:cs="Tahoma"/>
          <w:color w:val="000000"/>
          <w:szCs w:val="21"/>
          <w:shd w:val="clear" w:color="auto" w:fill="FFFFFF"/>
          <w:lang w:val="en-US" w:eastAsia="zh-CN"/>
        </w:rPr>
        <w:t>3.</w:t>
      </w:r>
      <w:r>
        <w:rPr>
          <w:rFonts w:ascii="Tahoma" w:hAnsi="Tahoma" w:cs="Tahoma"/>
          <w:color w:val="000000"/>
          <w:szCs w:val="21"/>
          <w:highlight w:val="yellow"/>
          <w:shd w:val="clear" w:color="auto" w:fill="FFFFFF"/>
        </w:rPr>
        <w:t>Detailed settings for tensor/pipeline/context/expert parallelism are missing.</w:t>
      </w:r>
      <w:r>
        <w:rPr>
          <w:rFonts w:hint="eastAsia" w:ascii="Tahoma" w:hAnsi="Tahoma" w:cs="Tahoma"/>
          <w:color w:val="000000"/>
          <w:szCs w:val="21"/>
          <w:highlight w:val="yellow"/>
          <w:shd w:val="clear" w:color="auto" w:fill="FFFFFF"/>
          <w:lang w:val="en-US" w:eastAsia="zh-CN"/>
        </w:rPr>
        <w:t>---补充解释</w:t>
      </w:r>
      <w:ins w:id="1619" w:author="傅帅" w:date="2026-07-24T14:09:25Z">
        <w:r>
          <w:rPr>
            <w:rFonts w:hint="default" w:ascii="Tahoma" w:hAnsi="Tahoma" w:cs="Tahoma"/>
            <w:color w:val="000000"/>
            <w:szCs w:val="21"/>
            <w:highlight w:val="yellow"/>
            <w:shd w:val="clear" w:color="auto" w:fill="FFFFFF"/>
            <w:lang w:eastAsia="zh-CN"/>
            <w:woUserID w:val="5"/>
          </w:rPr>
          <w:t>---</w:t>
        </w:r>
      </w:ins>
      <w:ins w:id="1620" w:author="傅帅" w:date="2026-07-24T14:09:26Z">
        <w:r>
          <w:rPr>
            <w:rFonts w:hint="default" w:ascii="Tahoma" w:hAnsi="Tahoma" w:cs="Tahoma"/>
            <w:color w:val="000000"/>
            <w:szCs w:val="21"/>
            <w:highlight w:val="yellow"/>
            <w:shd w:val="clear" w:color="auto" w:fill="FFFFFF"/>
            <w:lang w:eastAsia="zh-CN"/>
            <w:woUserID w:val="5"/>
          </w:rPr>
          <w:t>正文</w:t>
        </w:r>
      </w:ins>
      <w:ins w:id="1621" w:author="傅帅" w:date="2026-07-24T14:09:49Z">
        <w:r>
          <w:rPr>
            <w:rFonts w:hint="default" w:ascii="Tahoma" w:hAnsi="Tahoma" w:cs="Tahoma"/>
            <w:color w:val="000000"/>
            <w:szCs w:val="21"/>
            <w:highlight w:val="yellow"/>
            <w:shd w:val="clear" w:color="auto" w:fill="FFFFFF"/>
            <w:lang w:eastAsia="zh-CN"/>
            <w:woUserID w:val="5"/>
          </w:rPr>
          <w:t>方法部分</w:t>
        </w:r>
      </w:ins>
      <w:ins w:id="1622" w:author="傅帅" w:date="2026-07-24T14:09:52Z">
        <w:r>
          <w:rPr>
            <w:rFonts w:hint="default" w:ascii="Tahoma" w:hAnsi="Tahoma" w:cs="Tahoma"/>
            <w:color w:val="000000"/>
            <w:szCs w:val="21"/>
            <w:highlight w:val="yellow"/>
            <w:shd w:val="clear" w:color="auto" w:fill="FFFFFF"/>
            <w:lang w:eastAsia="zh-CN"/>
            <w:woUserID w:val="5"/>
          </w:rPr>
          <w:t>添加</w:t>
        </w:r>
      </w:ins>
      <w:ins w:id="1623" w:author="傅帅" w:date="2026-07-24T14:09:55Z">
        <w:r>
          <w:rPr>
            <w:rFonts w:hint="default" w:ascii="Tahoma" w:hAnsi="Tahoma" w:cs="Tahoma"/>
            <w:color w:val="000000"/>
            <w:szCs w:val="21"/>
            <w:highlight w:val="yellow"/>
            <w:shd w:val="clear" w:color="auto" w:fill="FFFFFF"/>
            <w:lang w:eastAsia="zh-CN"/>
            <w:woUserID w:val="5"/>
          </w:rPr>
          <w:t>不同</w:t>
        </w:r>
      </w:ins>
      <w:ins w:id="1624" w:author="傅帅" w:date="2026-07-24T14:09:56Z">
        <w:r>
          <w:rPr>
            <w:rFonts w:hint="default" w:ascii="Tahoma" w:hAnsi="Tahoma" w:cs="Tahoma"/>
            <w:color w:val="000000"/>
            <w:szCs w:val="21"/>
            <w:highlight w:val="yellow"/>
            <w:shd w:val="clear" w:color="auto" w:fill="FFFFFF"/>
            <w:lang w:eastAsia="zh-CN"/>
            <w:woUserID w:val="5"/>
          </w:rPr>
          <w:t>长度的</w:t>
        </w:r>
      </w:ins>
      <w:ins w:id="1625" w:author="傅帅" w:date="2026-07-24T14:09:58Z">
        <w:r>
          <w:rPr>
            <w:rFonts w:hint="default" w:ascii="Tahoma" w:hAnsi="Tahoma" w:cs="Tahoma"/>
            <w:color w:val="000000"/>
            <w:szCs w:val="21"/>
            <w:highlight w:val="yellow"/>
            <w:shd w:val="clear" w:color="auto" w:fill="FFFFFF"/>
            <w:lang w:eastAsia="zh-CN"/>
            <w:woUserID w:val="5"/>
          </w:rPr>
          <w:t>并行</w:t>
        </w:r>
      </w:ins>
      <w:ins w:id="1626" w:author="傅帅" w:date="2026-07-24T14:10:00Z">
        <w:r>
          <w:rPr>
            <w:rFonts w:hint="default" w:ascii="Tahoma" w:hAnsi="Tahoma" w:cs="Tahoma"/>
            <w:color w:val="000000"/>
            <w:szCs w:val="21"/>
            <w:highlight w:val="yellow"/>
            <w:shd w:val="clear" w:color="auto" w:fill="FFFFFF"/>
            <w:lang w:eastAsia="zh-CN"/>
            <w:woUserID w:val="5"/>
          </w:rPr>
          <w:t>策略</w:t>
        </w:r>
      </w:ins>
      <w:ins w:id="1627" w:author="傅帅" w:date="2026-07-24T14:10:03Z">
        <w:r>
          <w:rPr>
            <w:rFonts w:hint="default" w:ascii="Tahoma" w:hAnsi="Tahoma" w:cs="Tahoma"/>
            <w:color w:val="000000"/>
            <w:szCs w:val="21"/>
            <w:highlight w:val="yellow"/>
            <w:shd w:val="clear" w:color="auto" w:fill="FFFFFF"/>
            <w:lang w:eastAsia="zh-CN"/>
            <w:woUserID w:val="5"/>
          </w:rPr>
          <w:t>解释</w:t>
        </w:r>
      </w:ins>
      <w:ins w:id="1628" w:author="傅帅" w:date="2026-07-24T14:10:06Z">
        <w:r>
          <w:rPr>
            <w:rFonts w:hint="default" w:ascii="Tahoma" w:hAnsi="Tahoma" w:cs="Tahoma"/>
            <w:color w:val="000000"/>
            <w:szCs w:val="21"/>
            <w:highlight w:val="yellow"/>
            <w:shd w:val="clear" w:color="auto" w:fill="FFFFFF"/>
            <w:lang w:eastAsia="zh-CN"/>
            <w:woUserID w:val="5"/>
          </w:rPr>
          <w:t>---</w:t>
        </w:r>
      </w:ins>
      <w:ins w:id="1629" w:author="傅帅" w:date="2026-07-24T14:10:07Z">
        <w:r>
          <w:rPr>
            <w:rFonts w:hint="default" w:ascii="Tahoma" w:hAnsi="Tahoma" w:cs="Tahoma"/>
            <w:color w:val="000000"/>
            <w:szCs w:val="21"/>
            <w:highlight w:val="yellow"/>
            <w:shd w:val="clear" w:color="auto" w:fill="FFFFFF"/>
            <w:lang w:eastAsia="zh-CN"/>
            <w:woUserID w:val="5"/>
          </w:rPr>
          <w:t>张</w:t>
        </w:r>
      </w:ins>
      <w:ins w:id="1630" w:author="傅帅" w:date="2026-07-24T14:10:09Z">
        <w:r>
          <w:rPr>
            <w:rFonts w:hint="default" w:ascii="Tahoma" w:hAnsi="Tahoma" w:cs="Tahoma"/>
            <w:color w:val="000000"/>
            <w:szCs w:val="21"/>
            <w:highlight w:val="yellow"/>
            <w:shd w:val="clear" w:color="auto" w:fill="FFFFFF"/>
            <w:lang w:eastAsia="zh-CN"/>
            <w:woUserID w:val="5"/>
          </w:rPr>
          <w:t>老师</w:t>
        </w:r>
      </w:ins>
    </w:p>
    <w:p w14:paraId="4FD5528C">
      <w:p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4.下游推理任务的时间</w:t>
      </w:r>
      <w:r>
        <w:rPr>
          <w:rFonts w:hint="eastAsia" w:ascii="Tahoma" w:hAnsi="Tahoma" w:cs="Tahoma"/>
          <w:color w:val="000000"/>
          <w:szCs w:val="21"/>
          <w:highlight w:val="green"/>
          <w:shd w:val="clear" w:color="auto" w:fill="FFFFFF"/>
          <w:lang w:val="en-US" w:eastAsia="zh-CN"/>
        </w:rPr>
        <w:t>（三个场景---春玲、东旭、</w:t>
      </w:r>
      <w:r>
        <w:rPr>
          <w:rFonts w:hint="default" w:ascii="Tahoma" w:hAnsi="Tahoma" w:cs="Tahoma"/>
          <w:color w:val="000000"/>
          <w:szCs w:val="21"/>
          <w:highlight w:val="green"/>
          <w:shd w:val="clear" w:color="auto" w:fill="FFFFFF"/>
          <w:lang w:eastAsia="zh-CN"/>
          <w:woUserID w:val="4"/>
        </w:rPr>
        <w:t>杨东</w:t>
      </w:r>
      <w:r>
        <w:rPr>
          <w:rFonts w:hint="eastAsia" w:ascii="Tahoma" w:hAnsi="Tahoma" w:cs="Tahoma"/>
          <w:color w:val="000000"/>
          <w:szCs w:val="21"/>
          <w:highlight w:val="yellow"/>
          <w:shd w:val="clear" w:color="auto" w:fill="FFFFFF"/>
          <w:lang w:val="en-US" w:eastAsia="zh-CN"/>
        </w:rPr>
        <w:t>）</w:t>
      </w:r>
    </w:p>
    <w:p w14:paraId="053AB4D7">
      <w:pPr>
        <w:rPr>
          <w:rFonts w:hint="default"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---提供8k/32k/128k/1M推理时间---A40/消费级显卡4090、</w:t>
      </w:r>
    </w:p>
    <w:p w14:paraId="71B3FF9E">
      <w:pPr>
        <w:rPr>
          <w:rFonts w:hint="default" w:ascii="Tahoma" w:hAnsi="Tahoma" w:cs="Tahoma"/>
          <w:color w:val="000000"/>
          <w:szCs w:val="21"/>
          <w:woUserID w:val="5"/>
        </w:rPr>
      </w:pPr>
      <w:ins w:id="1631" w:author="傅帅" w:date="2026-07-24T14:06:33Z">
        <w:r>
          <w:rPr>
            <w:rFonts w:ascii="Tahoma" w:hAnsi="Tahoma" w:cs="Tahoma"/>
            <w:color w:val="000000"/>
            <w:szCs w:val="21"/>
            <w:woUserID w:val="5"/>
          </w:rPr>
          <w:t>---</w:t>
        </w:r>
      </w:ins>
      <w:ins w:id="1632" w:author="傅帅" w:date="2026-07-24T14:06:34Z">
        <w:r>
          <w:rPr>
            <w:rFonts w:ascii="Tahoma" w:hAnsi="Tahoma" w:cs="Tahoma"/>
            <w:color w:val="000000"/>
            <w:szCs w:val="21"/>
            <w:woUserID w:val="5"/>
          </w:rPr>
          <w:t>模型的</w:t>
        </w:r>
      </w:ins>
      <w:ins w:id="1633" w:author="傅帅" w:date="2026-07-24T14:06:42Z">
        <w:r>
          <w:rPr>
            <w:rFonts w:ascii="Tahoma" w:hAnsi="Tahoma" w:cs="Tahoma"/>
            <w:color w:val="000000"/>
            <w:szCs w:val="21"/>
            <w:woUserID w:val="5"/>
          </w:rPr>
          <w:t>普适性</w:t>
        </w:r>
      </w:ins>
      <w:ins w:id="1634" w:author="傅帅" w:date="2026-07-24T14:06:44Z">
        <w:r>
          <w:rPr>
            <w:rFonts w:ascii="Tahoma" w:hAnsi="Tahoma" w:cs="Tahoma"/>
            <w:color w:val="000000"/>
            <w:szCs w:val="21"/>
            <w:woUserID w:val="5"/>
          </w:rPr>
          <w:t>---</w:t>
        </w:r>
      </w:ins>
      <w:ins w:id="1635" w:author="傅帅" w:date="2026-07-24T14:06:45Z">
        <w:r>
          <w:rPr>
            <w:rFonts w:ascii="Tahoma" w:hAnsi="Tahoma" w:cs="Tahoma"/>
            <w:color w:val="000000"/>
            <w:szCs w:val="21"/>
            <w:woUserID w:val="5"/>
          </w:rPr>
          <w:t>添加</w:t>
        </w:r>
      </w:ins>
      <w:ins w:id="1636" w:author="傅帅" w:date="2026-07-24T14:06:47Z">
        <w:r>
          <w:rPr>
            <w:rFonts w:ascii="Tahoma" w:hAnsi="Tahoma" w:cs="Tahoma"/>
            <w:color w:val="000000"/>
            <w:szCs w:val="21"/>
            <w:woUserID w:val="5"/>
          </w:rPr>
          <w:t>华大</w:t>
        </w:r>
      </w:ins>
      <w:ins w:id="1637" w:author="傅帅" w:date="2026-07-24T14:06:49Z">
        <w:r>
          <w:rPr>
            <w:rFonts w:ascii="Tahoma" w:hAnsi="Tahoma" w:cs="Tahoma"/>
            <w:color w:val="000000"/>
            <w:szCs w:val="21"/>
            <w:woUserID w:val="5"/>
          </w:rPr>
          <w:t>D</w:t>
        </w:r>
      </w:ins>
      <w:ins w:id="1638" w:author="傅帅" w:date="2026-07-24T14:06:50Z">
        <w:r>
          <w:rPr>
            <w:rFonts w:ascii="Tahoma" w:hAnsi="Tahoma" w:cs="Tahoma"/>
            <w:color w:val="000000"/>
            <w:szCs w:val="21"/>
            <w:woUserID w:val="5"/>
          </w:rPr>
          <w:t xml:space="preserve">CS </w:t>
        </w:r>
      </w:ins>
      <w:ins w:id="1639" w:author="傅帅" w:date="2026-07-24T14:06:54Z">
        <w:r>
          <w:rPr>
            <w:rFonts w:ascii="Tahoma" w:hAnsi="Tahoma" w:cs="Tahoma"/>
            <w:color w:val="000000"/>
            <w:szCs w:val="21"/>
            <w:woUserID w:val="5"/>
          </w:rPr>
          <w:t>通过</w:t>
        </w:r>
      </w:ins>
      <w:ins w:id="1640" w:author="傅帅" w:date="2026-07-24T14:06:56Z">
        <w:r>
          <w:rPr>
            <w:rFonts w:ascii="Tahoma" w:hAnsi="Tahoma" w:cs="Tahoma"/>
            <w:color w:val="000000"/>
            <w:szCs w:val="21"/>
            <w:woUserID w:val="5"/>
          </w:rPr>
          <w:t>API</w:t>
        </w:r>
      </w:ins>
      <w:ins w:id="1641" w:author="傅帅" w:date="2026-07-24T14:06:58Z">
        <w:r>
          <w:rPr>
            <w:rFonts w:ascii="Tahoma" w:hAnsi="Tahoma" w:cs="Tahoma"/>
            <w:color w:val="000000"/>
            <w:szCs w:val="21"/>
            <w:woUserID w:val="5"/>
          </w:rPr>
          <w:t>方式</w:t>
        </w:r>
      </w:ins>
      <w:ins w:id="1642" w:author="傅帅" w:date="2026-07-24T14:06:59Z">
        <w:r>
          <w:rPr>
            <w:rFonts w:ascii="Tahoma" w:hAnsi="Tahoma" w:cs="Tahoma"/>
            <w:color w:val="000000"/>
            <w:szCs w:val="21"/>
            <w:woUserID w:val="5"/>
          </w:rPr>
          <w:t>使用，</w:t>
        </w:r>
      </w:ins>
      <w:ins w:id="1643" w:author="傅帅" w:date="2026-07-24T14:07:01Z">
        <w:r>
          <w:rPr>
            <w:rFonts w:ascii="Tahoma" w:hAnsi="Tahoma" w:cs="Tahoma"/>
            <w:color w:val="000000"/>
            <w:szCs w:val="21"/>
            <w:woUserID w:val="5"/>
          </w:rPr>
          <w:t>解决</w:t>
        </w:r>
      </w:ins>
      <w:ins w:id="1644" w:author="傅帅" w:date="2026-07-24T14:07:02Z">
        <w:r>
          <w:rPr>
            <w:rFonts w:ascii="Tahoma" w:hAnsi="Tahoma" w:cs="Tahoma"/>
            <w:color w:val="000000"/>
            <w:szCs w:val="21"/>
            <w:woUserID w:val="5"/>
          </w:rPr>
          <w:t>1</w:t>
        </w:r>
      </w:ins>
      <w:ins w:id="1645" w:author="傅帅" w:date="2026-07-24T14:07:07Z">
        <w:r>
          <w:rPr>
            <w:rFonts w:ascii="Tahoma" w:hAnsi="Tahoma" w:cs="Tahoma"/>
            <w:color w:val="000000"/>
            <w:szCs w:val="21"/>
            <w:woUserID w:val="5"/>
          </w:rPr>
          <w:t>M</w:t>
        </w:r>
      </w:ins>
      <w:ins w:id="1646" w:author="傅帅" w:date="2026-07-24T14:07:09Z">
        <w:r>
          <w:rPr>
            <w:rFonts w:ascii="Tahoma" w:hAnsi="Tahoma" w:cs="Tahoma"/>
            <w:color w:val="000000"/>
            <w:szCs w:val="21"/>
            <w:woUserID w:val="5"/>
          </w:rPr>
          <w:t>的</w:t>
        </w:r>
      </w:ins>
      <w:ins w:id="1647" w:author="傅帅" w:date="2026-07-24T14:07:14Z">
        <w:r>
          <w:rPr>
            <w:rFonts w:ascii="Tahoma" w:hAnsi="Tahoma" w:cs="Tahoma"/>
            <w:color w:val="000000"/>
            <w:szCs w:val="21"/>
            <w:woUserID w:val="5"/>
          </w:rPr>
          <w:t>使用</w:t>
        </w:r>
      </w:ins>
      <w:ins w:id="1648" w:author="傅帅" w:date="2026-07-24T14:07:15Z">
        <w:r>
          <w:rPr>
            <w:rFonts w:ascii="Tahoma" w:hAnsi="Tahoma" w:cs="Tahoma"/>
            <w:color w:val="000000"/>
            <w:szCs w:val="21"/>
            <w:woUserID w:val="5"/>
          </w:rPr>
          <w:t>问题</w:t>
        </w:r>
      </w:ins>
    </w:p>
    <w:p w14:paraId="5ABE4003">
      <w:pPr>
        <w:rPr>
          <w:rFonts w:hint="default" w:ascii="Tahoma" w:hAnsi="Tahoma" w:cs="Tahoma"/>
          <w:color w:val="0000FF"/>
          <w:szCs w:val="21"/>
          <w:woUserID w:val="2"/>
        </w:rPr>
      </w:pPr>
      <w:r>
        <w:rPr>
          <w:rFonts w:ascii="Tahoma" w:hAnsi="Tahoma" w:cs="Tahoma"/>
          <w:color w:val="0000FF"/>
          <w:szCs w:val="21"/>
          <w:woUserID w:val="2"/>
        </w:rPr>
        <w:t xml:space="preserve">（1,2答复-张军阳）The test used an NVIDIA GeForce RTX 4090 with 24GB of VRAM and CUDA Version 12.5. The batch size was set to 1, and each sequence length was run 10 times, with the average value taken at the end. The test system was Ubuntu 20.04.6 LTS, with an Intel(R) Xeon(R) W-2255 CPU @ 3.70GHz and 128GB of RAM.  We used torch.profiler to estimate the FLOPs of the model, and the final statistical result was 3.6107 TFLOPs. </w:t>
      </w:r>
    </w:p>
    <w:p w14:paraId="642CAD4C">
      <w:pPr>
        <w:rPr>
          <w:rFonts w:ascii="Tahoma" w:hAnsi="Tahoma" w:cs="Tahoma"/>
          <w:color w:val="0000FF"/>
          <w:szCs w:val="21"/>
          <w:woUserID w:val="2"/>
        </w:rPr>
      </w:pPr>
    </w:p>
    <w:p w14:paraId="460AB86A">
      <w:pPr>
        <w:rPr>
          <w:rFonts w:ascii="Tahoma" w:hAnsi="Tahoma" w:cs="Tahoma"/>
          <w:color w:val="0000FF"/>
          <w:szCs w:val="21"/>
          <w:woUserID w:val="2"/>
        </w:rPr>
      </w:pPr>
    </w:p>
    <w:tbl>
      <w:tblPr>
        <w:tblStyle w:val="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94"/>
        <w:gridCol w:w="1444"/>
        <w:gridCol w:w="1411"/>
        <w:gridCol w:w="2144"/>
        <w:gridCol w:w="2229"/>
      </w:tblGrid>
      <w:tr w14:paraId="2A5E7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5000" w:type="pct"/>
            <w:gridSpan w:val="5"/>
            <w:tcBorders>
              <w:top w:val="single" w:color="auto" w:sz="4" w:space="0"/>
              <w:left w:val="single" w:color="auto" w:sz="4" w:space="0"/>
              <w:bottom w:val="single" w:color="auto" w:sz="4" w:space="0"/>
              <w:right w:val="single" w:color="auto" w:sz="4" w:space="0"/>
            </w:tcBorders>
            <w:shd w:val="clear" w:color="auto" w:fill="auto"/>
            <w:vAlign w:val="bottom"/>
          </w:tcPr>
          <w:p w14:paraId="519D2D2E">
            <w:pPr>
              <w:keepNext w:val="0"/>
              <w:keepLines w:val="0"/>
              <w:widowControl/>
              <w:suppressLineNumbers w:val="0"/>
              <w:jc w:val="center"/>
              <w:textAlignment w:val="bottom"/>
              <w:rPr>
                <w:rFonts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OGR</w:t>
            </w:r>
          </w:p>
        </w:tc>
      </w:tr>
      <w:tr w14:paraId="4761D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14:paraId="29309E22">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Seq Length</w:t>
            </w:r>
          </w:p>
        </w:tc>
        <w:tc>
          <w:tcPr>
            <w:tcW w:w="813" w:type="pct"/>
            <w:tcBorders>
              <w:top w:val="nil"/>
              <w:left w:val="nil"/>
              <w:bottom w:val="single" w:color="auto" w:sz="4" w:space="0"/>
              <w:right w:val="single" w:color="auto" w:sz="4" w:space="0"/>
            </w:tcBorders>
            <w:shd w:val="clear" w:color="auto" w:fill="auto"/>
            <w:noWrap/>
            <w:vAlign w:val="bottom"/>
          </w:tcPr>
          <w:p w14:paraId="1D90F5E5">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Token Count</w:t>
            </w:r>
          </w:p>
        </w:tc>
        <w:tc>
          <w:tcPr>
            <w:tcW w:w="885" w:type="pct"/>
            <w:tcBorders>
              <w:top w:val="nil"/>
              <w:left w:val="nil"/>
              <w:bottom w:val="single" w:color="auto" w:sz="4" w:space="0"/>
              <w:right w:val="single" w:color="auto" w:sz="4" w:space="0"/>
            </w:tcBorders>
            <w:shd w:val="clear" w:color="auto" w:fill="auto"/>
            <w:noWrap/>
            <w:vAlign w:val="bottom"/>
          </w:tcPr>
          <w:p w14:paraId="4F2D6C67">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Avg Time (s)</w:t>
            </w:r>
          </w:p>
        </w:tc>
        <w:tc>
          <w:tcPr>
            <w:tcW w:w="1272" w:type="pct"/>
            <w:tcBorders>
              <w:top w:val="nil"/>
              <w:left w:val="nil"/>
              <w:bottom w:val="single" w:color="auto" w:sz="4" w:space="0"/>
              <w:right w:val="single" w:color="auto" w:sz="4" w:space="0"/>
            </w:tcBorders>
            <w:shd w:val="clear" w:color="auto" w:fill="auto"/>
            <w:noWrap/>
            <w:vAlign w:val="bottom"/>
          </w:tcPr>
          <w:p w14:paraId="131908C5">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GPU Avg Mem (MB)</w:t>
            </w:r>
          </w:p>
        </w:tc>
        <w:tc>
          <w:tcPr>
            <w:tcW w:w="1292" w:type="pct"/>
            <w:tcBorders>
              <w:top w:val="nil"/>
              <w:left w:val="nil"/>
              <w:bottom w:val="single" w:color="auto" w:sz="4" w:space="0"/>
              <w:right w:val="single" w:color="auto" w:sz="4" w:space="0"/>
            </w:tcBorders>
            <w:shd w:val="clear" w:color="auto" w:fill="auto"/>
            <w:noWrap/>
            <w:vAlign w:val="bottom"/>
          </w:tcPr>
          <w:p w14:paraId="7F311866">
            <w:pPr>
              <w:keepNext w:val="0"/>
              <w:keepLines w:val="0"/>
              <w:widowControl/>
              <w:suppressLineNumbers w:val="0"/>
              <w:jc w:val="center"/>
              <w:textAlignment w:val="bottom"/>
              <w:rPr>
                <w:rFonts w:hint="default" w:ascii="等线" w:hAnsi="等线" w:eastAsia="等线" w:cs="等线"/>
                <w:b/>
                <w:bCs/>
                <w:i w:val="0"/>
                <w:iCs w:val="0"/>
                <w:color w:val="0000FF"/>
                <w:sz w:val="22"/>
                <w:szCs w:val="22"/>
                <w:u w:val="none"/>
                <w:woUserID w:val="2"/>
              </w:rPr>
            </w:pPr>
            <w:r>
              <w:rPr>
                <w:rFonts w:hint="default" w:ascii="等线" w:hAnsi="等线" w:eastAsia="等线" w:cs="等线"/>
                <w:b/>
                <w:bCs/>
                <w:i w:val="0"/>
                <w:iCs w:val="0"/>
                <w:color w:val="0000FF"/>
                <w:kern w:val="0"/>
                <w:sz w:val="22"/>
                <w:szCs w:val="22"/>
                <w:u w:val="none"/>
                <w:lang w:val="en-US" w:eastAsia="zh-CN" w:bidi="ar"/>
                <w:woUserID w:val="2"/>
              </w:rPr>
              <w:t>GPU peak Mem (MB)</w:t>
            </w:r>
          </w:p>
        </w:tc>
      </w:tr>
      <w:tr w14:paraId="148FBB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14:paraId="282D1529">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8K</w:t>
            </w:r>
          </w:p>
        </w:tc>
        <w:tc>
          <w:tcPr>
            <w:tcW w:w="813" w:type="pct"/>
            <w:tcBorders>
              <w:top w:val="nil"/>
              <w:left w:val="nil"/>
              <w:bottom w:val="single" w:color="auto" w:sz="4" w:space="0"/>
              <w:right w:val="single" w:color="auto" w:sz="4" w:space="0"/>
            </w:tcBorders>
            <w:shd w:val="clear" w:color="auto" w:fill="auto"/>
            <w:noWrap/>
            <w:vAlign w:val="bottom"/>
          </w:tcPr>
          <w:p w14:paraId="4AE3534D">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8192</w:t>
            </w:r>
          </w:p>
        </w:tc>
        <w:tc>
          <w:tcPr>
            <w:tcW w:w="885" w:type="pct"/>
            <w:tcBorders>
              <w:top w:val="nil"/>
              <w:left w:val="nil"/>
              <w:bottom w:val="single" w:color="auto" w:sz="4" w:space="0"/>
              <w:right w:val="single" w:color="auto" w:sz="4" w:space="0"/>
            </w:tcBorders>
            <w:shd w:val="clear" w:color="auto" w:fill="auto"/>
            <w:noWrap/>
            <w:vAlign w:val="bottom"/>
          </w:tcPr>
          <w:p w14:paraId="0A390C78">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0.0787</w:t>
            </w:r>
          </w:p>
        </w:tc>
        <w:tc>
          <w:tcPr>
            <w:tcW w:w="1272" w:type="pct"/>
            <w:tcBorders>
              <w:top w:val="nil"/>
              <w:left w:val="nil"/>
              <w:bottom w:val="single" w:color="auto" w:sz="4" w:space="0"/>
              <w:right w:val="single" w:color="auto" w:sz="4" w:space="0"/>
            </w:tcBorders>
            <w:shd w:val="clear" w:color="auto" w:fill="auto"/>
            <w:noWrap/>
            <w:vAlign w:val="bottom"/>
          </w:tcPr>
          <w:p w14:paraId="60CA20FA">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2592.74</w:t>
            </w:r>
          </w:p>
        </w:tc>
        <w:tc>
          <w:tcPr>
            <w:tcW w:w="1292" w:type="pct"/>
            <w:tcBorders>
              <w:top w:val="nil"/>
              <w:left w:val="nil"/>
              <w:bottom w:val="single" w:color="auto" w:sz="4" w:space="0"/>
              <w:right w:val="single" w:color="auto" w:sz="4" w:space="0"/>
            </w:tcBorders>
            <w:shd w:val="clear" w:color="auto" w:fill="auto"/>
            <w:noWrap/>
            <w:vAlign w:val="bottom"/>
          </w:tcPr>
          <w:p w14:paraId="517456A0">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3187.5</w:t>
            </w:r>
          </w:p>
        </w:tc>
      </w:tr>
      <w:tr w14:paraId="27357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14:paraId="29D996F8">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32K</w:t>
            </w:r>
          </w:p>
        </w:tc>
        <w:tc>
          <w:tcPr>
            <w:tcW w:w="813" w:type="pct"/>
            <w:tcBorders>
              <w:top w:val="nil"/>
              <w:left w:val="nil"/>
              <w:bottom w:val="single" w:color="auto" w:sz="4" w:space="0"/>
              <w:right w:val="single" w:color="auto" w:sz="4" w:space="0"/>
            </w:tcBorders>
            <w:shd w:val="clear" w:color="auto" w:fill="auto"/>
            <w:noWrap/>
            <w:vAlign w:val="bottom"/>
          </w:tcPr>
          <w:p w14:paraId="1FDB7783">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32768</w:t>
            </w:r>
          </w:p>
        </w:tc>
        <w:tc>
          <w:tcPr>
            <w:tcW w:w="885" w:type="pct"/>
            <w:tcBorders>
              <w:top w:val="nil"/>
              <w:left w:val="nil"/>
              <w:bottom w:val="single" w:color="auto" w:sz="4" w:space="0"/>
              <w:right w:val="single" w:color="auto" w:sz="4" w:space="0"/>
            </w:tcBorders>
            <w:shd w:val="clear" w:color="auto" w:fill="auto"/>
            <w:noWrap/>
            <w:vAlign w:val="bottom"/>
          </w:tcPr>
          <w:p w14:paraId="58300BB3">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0.4495</w:t>
            </w:r>
          </w:p>
        </w:tc>
        <w:tc>
          <w:tcPr>
            <w:tcW w:w="1272" w:type="pct"/>
            <w:tcBorders>
              <w:top w:val="nil"/>
              <w:left w:val="nil"/>
              <w:bottom w:val="single" w:color="auto" w:sz="4" w:space="0"/>
              <w:right w:val="single" w:color="auto" w:sz="4" w:space="0"/>
            </w:tcBorders>
            <w:shd w:val="clear" w:color="auto" w:fill="auto"/>
            <w:noWrap/>
            <w:vAlign w:val="bottom"/>
          </w:tcPr>
          <w:p w14:paraId="66A10EA9">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3217.11</w:t>
            </w:r>
          </w:p>
        </w:tc>
        <w:tc>
          <w:tcPr>
            <w:tcW w:w="1292" w:type="pct"/>
            <w:tcBorders>
              <w:top w:val="nil"/>
              <w:left w:val="nil"/>
              <w:bottom w:val="single" w:color="auto" w:sz="4" w:space="0"/>
              <w:right w:val="single" w:color="auto" w:sz="4" w:space="0"/>
            </w:tcBorders>
            <w:shd w:val="clear" w:color="auto" w:fill="auto"/>
            <w:noWrap/>
            <w:vAlign w:val="bottom"/>
          </w:tcPr>
          <w:p w14:paraId="550E4EDE">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5596.18</w:t>
            </w:r>
          </w:p>
        </w:tc>
      </w:tr>
      <w:tr w14:paraId="73EE5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14:paraId="2C04170D">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128K</w:t>
            </w:r>
          </w:p>
        </w:tc>
        <w:tc>
          <w:tcPr>
            <w:tcW w:w="813" w:type="pct"/>
            <w:tcBorders>
              <w:top w:val="nil"/>
              <w:left w:val="nil"/>
              <w:bottom w:val="single" w:color="auto" w:sz="4" w:space="0"/>
              <w:right w:val="single" w:color="auto" w:sz="4" w:space="0"/>
            </w:tcBorders>
            <w:shd w:val="clear" w:color="auto" w:fill="auto"/>
            <w:noWrap/>
            <w:vAlign w:val="bottom"/>
          </w:tcPr>
          <w:p w14:paraId="7EE464C9">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131072</w:t>
            </w:r>
          </w:p>
        </w:tc>
        <w:tc>
          <w:tcPr>
            <w:tcW w:w="885" w:type="pct"/>
            <w:tcBorders>
              <w:top w:val="nil"/>
              <w:left w:val="nil"/>
              <w:bottom w:val="single" w:color="auto" w:sz="4" w:space="0"/>
              <w:right w:val="single" w:color="auto" w:sz="4" w:space="0"/>
            </w:tcBorders>
            <w:shd w:val="clear" w:color="auto" w:fill="auto"/>
            <w:noWrap/>
            <w:vAlign w:val="bottom"/>
          </w:tcPr>
          <w:p w14:paraId="5963A713">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3.7044</w:t>
            </w:r>
          </w:p>
        </w:tc>
        <w:tc>
          <w:tcPr>
            <w:tcW w:w="1272" w:type="pct"/>
            <w:tcBorders>
              <w:top w:val="nil"/>
              <w:left w:val="nil"/>
              <w:bottom w:val="single" w:color="auto" w:sz="4" w:space="0"/>
              <w:right w:val="single" w:color="auto" w:sz="4" w:space="0"/>
            </w:tcBorders>
            <w:shd w:val="clear" w:color="auto" w:fill="auto"/>
            <w:noWrap/>
            <w:vAlign w:val="bottom"/>
          </w:tcPr>
          <w:p w14:paraId="6C83E887">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5714.61</w:t>
            </w:r>
          </w:p>
        </w:tc>
        <w:tc>
          <w:tcPr>
            <w:tcW w:w="1292" w:type="pct"/>
            <w:tcBorders>
              <w:top w:val="nil"/>
              <w:left w:val="nil"/>
              <w:bottom w:val="single" w:color="auto" w:sz="4" w:space="0"/>
              <w:right w:val="single" w:color="auto" w:sz="4" w:space="0"/>
            </w:tcBorders>
            <w:shd w:val="clear" w:color="auto" w:fill="auto"/>
            <w:noWrap/>
            <w:vAlign w:val="bottom"/>
          </w:tcPr>
          <w:p w14:paraId="76394164">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15230.86</w:t>
            </w:r>
          </w:p>
        </w:tc>
      </w:tr>
      <w:tr w14:paraId="1A087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736" w:type="pct"/>
            <w:tcBorders>
              <w:top w:val="nil"/>
              <w:left w:val="single" w:color="auto" w:sz="4" w:space="0"/>
              <w:bottom w:val="single" w:color="auto" w:sz="4" w:space="0"/>
              <w:right w:val="single" w:color="auto" w:sz="4" w:space="0"/>
            </w:tcBorders>
            <w:shd w:val="clear" w:color="auto" w:fill="auto"/>
            <w:noWrap/>
            <w:vAlign w:val="bottom"/>
          </w:tcPr>
          <w:p w14:paraId="66B35C44">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1M</w:t>
            </w:r>
          </w:p>
        </w:tc>
        <w:tc>
          <w:tcPr>
            <w:tcW w:w="813" w:type="pct"/>
            <w:tcBorders>
              <w:top w:val="nil"/>
              <w:left w:val="nil"/>
              <w:bottom w:val="single" w:color="auto" w:sz="4" w:space="0"/>
              <w:right w:val="single" w:color="auto" w:sz="4" w:space="0"/>
            </w:tcBorders>
            <w:shd w:val="clear" w:color="auto" w:fill="auto"/>
            <w:noWrap/>
            <w:vAlign w:val="bottom"/>
          </w:tcPr>
          <w:p w14:paraId="0E9FA5E3">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1048576</w:t>
            </w:r>
          </w:p>
        </w:tc>
        <w:tc>
          <w:tcPr>
            <w:tcW w:w="885" w:type="pct"/>
            <w:tcBorders>
              <w:top w:val="nil"/>
              <w:left w:val="nil"/>
              <w:bottom w:val="single" w:color="auto" w:sz="4" w:space="0"/>
              <w:right w:val="single" w:color="auto" w:sz="4" w:space="0"/>
            </w:tcBorders>
            <w:shd w:val="clear" w:color="auto" w:fill="auto"/>
            <w:noWrap/>
            <w:vAlign w:val="bottom"/>
          </w:tcPr>
          <w:p w14:paraId="69FB4E50">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w:t>
            </w:r>
          </w:p>
        </w:tc>
        <w:tc>
          <w:tcPr>
            <w:tcW w:w="1272" w:type="pct"/>
            <w:tcBorders>
              <w:top w:val="nil"/>
              <w:left w:val="nil"/>
              <w:bottom w:val="single" w:color="auto" w:sz="4" w:space="0"/>
              <w:right w:val="single" w:color="auto" w:sz="4" w:space="0"/>
            </w:tcBorders>
            <w:shd w:val="clear" w:color="auto" w:fill="auto"/>
            <w:noWrap/>
            <w:vAlign w:val="bottom"/>
          </w:tcPr>
          <w:p w14:paraId="1FA523D1">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w:t>
            </w:r>
          </w:p>
        </w:tc>
        <w:tc>
          <w:tcPr>
            <w:tcW w:w="1292" w:type="pct"/>
            <w:tcBorders>
              <w:top w:val="nil"/>
              <w:left w:val="nil"/>
              <w:bottom w:val="single" w:color="auto" w:sz="4" w:space="0"/>
              <w:right w:val="single" w:color="auto" w:sz="4" w:space="0"/>
            </w:tcBorders>
            <w:shd w:val="clear" w:color="auto" w:fill="auto"/>
            <w:noWrap/>
            <w:vAlign w:val="bottom"/>
          </w:tcPr>
          <w:p w14:paraId="1893E085">
            <w:pPr>
              <w:keepNext w:val="0"/>
              <w:keepLines w:val="0"/>
              <w:widowControl/>
              <w:suppressLineNumbers w:val="0"/>
              <w:jc w:val="center"/>
              <w:textAlignment w:val="bottom"/>
              <w:rPr>
                <w:rFonts w:hint="default" w:ascii="等线" w:hAnsi="等线" w:eastAsia="等线" w:cs="等线"/>
                <w:i w:val="0"/>
                <w:iCs w:val="0"/>
                <w:color w:val="0000FF"/>
                <w:sz w:val="22"/>
                <w:szCs w:val="22"/>
                <w:u w:val="none"/>
                <w:woUserID w:val="2"/>
              </w:rPr>
            </w:pPr>
            <w:r>
              <w:rPr>
                <w:rFonts w:hint="default" w:ascii="等线" w:hAnsi="等线" w:eastAsia="等线" w:cs="等线"/>
                <w:i w:val="0"/>
                <w:iCs w:val="0"/>
                <w:color w:val="0000FF"/>
                <w:kern w:val="0"/>
                <w:sz w:val="22"/>
                <w:szCs w:val="22"/>
                <w:u w:val="none"/>
                <w:lang w:val="en-US" w:eastAsia="zh-CN" w:bidi="ar"/>
                <w:woUserID w:val="2"/>
              </w:rPr>
              <w:t>×</w:t>
            </w:r>
          </w:p>
        </w:tc>
      </w:tr>
    </w:tbl>
    <w:p w14:paraId="3A980839">
      <w:pPr>
        <w:rPr>
          <w:rFonts w:ascii="Tahoma" w:hAnsi="Tahoma" w:cs="Tahoma"/>
          <w:color w:val="0000FF"/>
          <w:szCs w:val="21"/>
        </w:rPr>
      </w:pPr>
    </w:p>
    <w:p w14:paraId="519D74E4">
      <w:pPr>
        <w:rPr>
          <w:rFonts w:hint="default" w:ascii="Tahoma" w:hAnsi="Tahoma" w:cs="Tahoma"/>
          <w:color w:val="0000FF"/>
          <w:szCs w:val="21"/>
          <w:woUserID w:val="2"/>
        </w:rPr>
      </w:pPr>
      <w:r>
        <w:rPr>
          <w:rFonts w:ascii="Tahoma" w:hAnsi="Tahoma" w:cs="Tahoma"/>
          <w:color w:val="0000FF"/>
          <w:szCs w:val="21"/>
          <w:woUserID w:val="2"/>
        </w:rPr>
        <w:t>（3答复-张军阳）Our model is trained in stages using 128 A100 GPUs. Because the sequence length varies in each stage, the parameter settings for tensor/pipeline/context/expert parallelism differ in each stage. Otherwise, parameters trained on 8K sequences would cause memory exhaustion when training on 1M sequences. For example, tensor parallelism is set to 4 and pipeline to 2 for 8K sequences, while all these parameters are set to 1 for 1M sequences. Furthermore, because we use distributed training based on the Megatron framework, the values ​​for tensor/pipeline/context/expert parameters are related to the number of GPUs used for model training. Therefore, we do not specify uniform values ​​for these parameters during training, as these values ​​must be determined based on the specific circumstances and will vary in each stage.</w:t>
      </w:r>
    </w:p>
    <w:p w14:paraId="2408401D">
      <w:pPr>
        <w:rPr>
          <w:rFonts w:ascii="Tahoma" w:hAnsi="Tahoma" w:cs="Tahoma"/>
          <w:color w:val="000000"/>
          <w:szCs w:val="21"/>
        </w:rPr>
      </w:pPr>
    </w:p>
    <w:p w14:paraId="37B9F54C">
      <w:pPr>
        <w:rPr>
          <w:rFonts w:ascii="Tahoma" w:hAnsi="Tahoma" w:cs="Tahoma"/>
          <w:color w:val="000000"/>
          <w:szCs w:val="21"/>
        </w:rPr>
      </w:pPr>
    </w:p>
    <w:p w14:paraId="3D40A267">
      <w:pPr>
        <w:rPr>
          <w:rFonts w:ascii="Tahoma" w:hAnsi="Tahoma" w:cs="Tahoma"/>
          <w:color w:val="000000"/>
          <w:szCs w:val="21"/>
        </w:rPr>
      </w:pPr>
    </w:p>
    <w:p w14:paraId="1EA55989">
      <w:pPr>
        <w:rPr>
          <w:del w:id="1649" w:author="杨东 [2]" w:date="2026-07-29T12:52:17Z"/>
          <w:rFonts w:ascii="Tahoma" w:hAnsi="Tahoma" w:cs="Tahoma"/>
          <w:color w:val="000000"/>
          <w:szCs w:val="21"/>
          <w:shd w:val="clear" w:color="auto" w:fill="FFFFFF"/>
        </w:rPr>
      </w:pPr>
      <w:r>
        <w:rPr>
          <w:rFonts w:ascii="Tahoma" w:hAnsi="Tahoma" w:cs="Tahoma"/>
          <w:color w:val="000000"/>
          <w:szCs w:val="21"/>
        </w:rPr>
        <w:br w:type="textWrapping"/>
      </w:r>
      <w:r>
        <w:rPr>
          <w:rFonts w:ascii="Tahoma" w:hAnsi="Tahoma" w:cs="Tahoma"/>
          <w:color w:val="000000"/>
          <w:szCs w:val="21"/>
        </w:rPr>
        <w:br w:type="textWrapping"/>
      </w:r>
      <w:del w:id="1650" w:author="杨东 [2]" w:date="2026-07-29T12:52:17Z">
        <w:r>
          <w:rPr>
            <w:rFonts w:ascii="Tahoma" w:hAnsi="Tahoma" w:cs="Tahoma"/>
            <w:color w:val="000000"/>
            <w:szCs w:val="21"/>
            <w:shd w:val="clear" w:color="auto" w:fill="FFFFFF"/>
          </w:rPr>
          <w:delText>A Limitations section is recommended to systematically discuss methodological limitations and future directions. Cross-species generalization tests (e.g., wheat, maize, and other Poaceae species) are recommended to validate the model's broader applicability.</w:delText>
        </w:r>
      </w:del>
    </w:p>
    <w:p w14:paraId="5684117D">
      <w:pPr>
        <w:rPr>
          <w:del w:id="1651" w:author="杨东 [2]" w:date="2026-07-29T12:52:17Z"/>
          <w:rFonts w:ascii="Tahoma" w:hAnsi="Tahoma" w:cs="Tahoma"/>
          <w:color w:val="000000"/>
          <w:szCs w:val="21"/>
          <w:shd w:val="clear" w:color="auto" w:fill="FFFFFF"/>
        </w:rPr>
      </w:pPr>
    </w:p>
    <w:p w14:paraId="62E64277">
      <w:pPr>
        <w:rPr>
          <w:del w:id="1652" w:author="杨东 [2]" w:date="2026-07-29T12:52:17Z"/>
          <w:rFonts w:ascii="Tahoma" w:hAnsi="Tahoma" w:cs="Tahoma"/>
          <w:color w:val="000000"/>
          <w:szCs w:val="21"/>
          <w:highlight w:val="cyan"/>
          <w:shd w:val="clear" w:color="auto" w:fill="FFFFFF"/>
        </w:rPr>
      </w:pPr>
      <w:del w:id="1653" w:author="杨东 [2]" w:date="2026-07-29T12:52:17Z">
        <w:r>
          <w:rPr>
            <w:rFonts w:ascii="Tahoma" w:hAnsi="Tahoma" w:cs="Tahoma"/>
            <w:color w:val="000000"/>
            <w:szCs w:val="21"/>
            <w:highlight w:val="cyan"/>
            <w:shd w:val="clear" w:color="auto" w:fill="FFFFFF"/>
          </w:rPr>
          <w:delText xml:space="preserve"> MoE ablation studies are recommended to compare MoE vs dense models and the impact of different expert numbers.</w:delText>
        </w:r>
      </w:del>
    </w:p>
    <w:p w14:paraId="5EF9B0D4">
      <w:pPr>
        <w:rPr>
          <w:del w:id="1654" w:author="杨东 [2]" w:date="2026-07-29T12:52:17Z"/>
          <w:rFonts w:hint="eastAsia" w:ascii="Tahoma" w:hAnsi="Tahoma" w:cs="Tahoma"/>
          <w:color w:val="000000"/>
          <w:szCs w:val="21"/>
          <w:highlight w:val="green"/>
          <w:shd w:val="clear" w:color="auto" w:fill="FFFFFF"/>
          <w:lang w:val="en-US" w:eastAsia="zh-CN"/>
        </w:rPr>
      </w:pPr>
      <w:del w:id="1655" w:author="杨东 [2]" w:date="2026-07-29T12:52:17Z">
        <w:r>
          <w:rPr>
            <w:rFonts w:hint="eastAsia" w:ascii="Tahoma" w:hAnsi="Tahoma" w:cs="Tahoma"/>
            <w:color w:val="000000"/>
            <w:szCs w:val="21"/>
            <w:highlight w:val="green"/>
            <w:shd w:val="clear" w:color="auto" w:fill="FFFFFF"/>
            <w:lang w:val="en-US" w:eastAsia="zh-CN"/>
          </w:rPr>
          <w:delText>---不做，傅帅-张军阳argue</w:delText>
        </w:r>
      </w:del>
    </w:p>
    <w:p w14:paraId="3EFC9F25">
      <w:pPr>
        <w:rPr>
          <w:del w:id="1656" w:author="杨东 [2]" w:date="2026-07-29T12:52:17Z"/>
          <w:rFonts w:hint="eastAsia" w:ascii="Tahoma" w:hAnsi="Tahoma" w:cs="Tahoma"/>
          <w:color w:val="000000"/>
          <w:szCs w:val="21"/>
          <w:highlight w:val="green"/>
          <w:shd w:val="clear" w:color="auto" w:fill="FFFFFF"/>
          <w:lang w:val="en-US" w:eastAsia="zh-CN"/>
        </w:rPr>
      </w:pPr>
    </w:p>
    <w:p w14:paraId="5019CF95">
      <w:pPr>
        <w:rPr>
          <w:del w:id="1657" w:author="杨东 [2]" w:date="2026-07-29T12:52:17Z"/>
          <w:rFonts w:hint="default" w:ascii="Tahoma" w:hAnsi="Tahoma" w:cs="Tahoma"/>
          <w:color w:val="000000"/>
          <w:szCs w:val="21"/>
          <w:lang w:eastAsia="zh-CN"/>
          <w:woUserID w:val="2"/>
        </w:rPr>
      </w:pPr>
      <w:del w:id="1658" w:author="杨东 [2]" w:date="2026-07-29T12:52:17Z">
        <w:r>
          <w:rPr>
            <w:rFonts w:hint="default" w:ascii="Tahoma" w:hAnsi="Tahoma" w:cs="Tahoma"/>
            <w:color w:val="0000FF"/>
            <w:szCs w:val="21"/>
            <w:shd w:val="clear" w:color="auto" w:fill="FFFFFF"/>
            <w:lang w:eastAsia="zh-CN"/>
            <w:rPrChange w:id="1659" w:author="张军阳" w:date="2026-07-17T16:47:53Z">
              <w:rPr>
                <w:rFonts w:hint="default" w:ascii="Tahoma" w:hAnsi="Tahoma" w:cs="Tahoma"/>
                <w:color w:val="000000"/>
                <w:szCs w:val="21"/>
                <w:lang w:eastAsia="zh-CN"/>
                <w:woUserID w:val="2"/>
              </w:rPr>
            </w:rPrChange>
            <w:woUserID w:val="0"/>
          </w:rPr>
          <w:delText xml:space="preserve">Firstly, because our model has a large number of parameters, 1.2B, and secondly, because the model's training data is also large, 490B, it would require a huge amount of computational resources to perform ablation lab on the number of moe parameters. Therefore, we referred to the industry's default optimal moe parameter settings. </w:delText>
        </w:r>
      </w:del>
      <w:del w:id="1661" w:author="杨东 [2]" w:date="2026-07-29T12:52:17Z">
        <w:r>
          <w:rPr>
            <w:rFonts w:ascii="Tahoma" w:hAnsi="Tahoma" w:cs="Tahoma"/>
            <w:color w:val="000000"/>
            <w:szCs w:val="21"/>
            <w:woUserID w:val="2"/>
          </w:rPr>
          <w:delText>———  张军阳回复</w:delText>
        </w:r>
      </w:del>
    </w:p>
    <w:p w14:paraId="728ED7DD">
      <w:pPr>
        <w:rPr>
          <w:del w:id="1662" w:author="杨东 [2]" w:date="2026-07-29T12:52:17Z"/>
          <w:rFonts w:hint="eastAsia" w:ascii="Tahoma" w:hAnsi="Tahoma" w:cs="Tahoma"/>
          <w:color w:val="000000"/>
          <w:szCs w:val="21"/>
          <w:highlight w:val="green"/>
          <w:shd w:val="clear" w:color="auto" w:fill="FFFFFF"/>
          <w:lang w:val="en-US" w:eastAsia="zh-CN"/>
        </w:rPr>
      </w:pPr>
    </w:p>
    <w:p w14:paraId="61DF7F12">
      <w:pPr>
        <w:rPr>
          <w:del w:id="1663" w:author="杨东 [2]" w:date="2026-07-29T12:52:17Z"/>
          <w:rFonts w:ascii="Tahoma" w:hAnsi="Tahoma" w:cs="Tahoma"/>
          <w:color w:val="000000"/>
          <w:szCs w:val="21"/>
          <w:highlight w:val="yellow"/>
          <w:shd w:val="clear" w:color="auto" w:fill="FFFFFF"/>
        </w:rPr>
      </w:pPr>
      <w:del w:id="1664" w:author="杨东 [2]" w:date="2026-07-29T12:52:17Z">
        <w:r>
          <w:rPr>
            <w:rFonts w:ascii="Tahoma" w:hAnsi="Tahoma" w:cs="Tahoma"/>
            <w:color w:val="000000"/>
            <w:szCs w:val="21"/>
          </w:rPr>
          <w:br w:type="textWrapping"/>
        </w:r>
      </w:del>
      <w:del w:id="1665" w:author="杨东 [2]" w:date="2026-07-29T12:52:17Z">
        <w:r>
          <w:rPr>
            <w:rFonts w:ascii="Tahoma" w:hAnsi="Tahoma" w:cs="Tahoma"/>
            <w:color w:val="000000"/>
            <w:szCs w:val="21"/>
          </w:rPr>
          <w:br w:type="textWrapping"/>
        </w:r>
      </w:del>
      <w:del w:id="1666" w:author="杨东 [2]" w:date="2026-07-29T12:52:17Z">
        <w:r>
          <w:rPr>
            <w:rFonts w:ascii="Tahoma" w:hAnsi="Tahoma" w:cs="Tahoma"/>
            <w:color w:val="000000"/>
            <w:szCs w:val="21"/>
            <w:shd w:val="clear" w:color="auto" w:fill="FFFFFF"/>
          </w:rPr>
          <w:delText xml:space="preserve">As a Molecular Plant Resource Article, data and code availability are severely inadequate. </w:delText>
        </w:r>
      </w:del>
      <w:del w:id="1667" w:author="杨东 [2]" w:date="2026-07-29T12:52:17Z">
        <w:r>
          <w:rPr>
            <w:rFonts w:ascii="Tahoma" w:hAnsi="Tahoma" w:cs="Tahoma"/>
            <w:color w:val="000000"/>
            <w:szCs w:val="21"/>
            <w:highlight w:val="yellow"/>
            <w:shd w:val="clear" w:color="auto" w:fill="FFFFFF"/>
          </w:rPr>
          <w:delText>The paper claims "fully opened" but does not specify the open-source license type (MIT/Apache-2.0/GPL, etc.)</w:delText>
        </w:r>
      </w:del>
      <w:del w:id="1668" w:author="杨东 [2]" w:date="2026-07-29T12:52:17Z">
        <w:r>
          <w:rPr>
            <w:rFonts w:ascii="Tahoma" w:hAnsi="Tahoma" w:cs="Tahoma"/>
            <w:color w:val="000000"/>
            <w:szCs w:val="21"/>
            <w:shd w:val="clear" w:color="auto" w:fill="FFFFFF"/>
          </w:rPr>
          <w:delText xml:space="preserve">, and for a Resource Article the license needs to be specified to ensure reusability. </w:delText>
        </w:r>
      </w:del>
      <w:del w:id="1669" w:author="杨东 [2]" w:date="2026-07-29T12:52:17Z">
        <w:r>
          <w:rPr>
            <w:rFonts w:ascii="Tahoma" w:hAnsi="Tahoma" w:cs="Tahoma"/>
            <w:color w:val="000000"/>
            <w:szCs w:val="21"/>
            <w:highlight w:val="yellow"/>
            <w:shd w:val="clear" w:color="auto" w:fill="FFFFFF"/>
          </w:rPr>
          <w:delText>Resource Article standards require a Data Availability Statement, but the paper lacks this section.</w:delText>
        </w:r>
      </w:del>
    </w:p>
    <w:p w14:paraId="761B4CD4">
      <w:pPr>
        <w:rPr>
          <w:del w:id="1670" w:author="杨东 [2]" w:date="2026-07-29T12:52:17Z"/>
          <w:rFonts w:ascii="Tahoma" w:hAnsi="Tahoma" w:cs="Tahoma"/>
          <w:color w:val="000000"/>
          <w:szCs w:val="21"/>
        </w:rPr>
      </w:pPr>
      <w:del w:id="1671" w:author="杨东 [2]" w:date="2026-07-29T12:52:17Z">
        <w:r>
          <w:rPr>
            <w:rFonts w:hint="eastAsia" w:ascii="Tahoma" w:hAnsi="Tahoma" w:cs="Tahoma"/>
            <w:color w:val="000000"/>
            <w:szCs w:val="21"/>
            <w:highlight w:val="green"/>
            <w:shd w:val="clear" w:color="auto" w:fill="FFFFFF"/>
            <w:lang w:val="en-US" w:eastAsia="zh-CN"/>
          </w:rPr>
          <w:delText>---可补充-傅帅-张军阳</w:delText>
        </w:r>
      </w:del>
      <w:del w:id="1672" w:author="杨东 [2]" w:date="2026-07-29T12:52:17Z">
        <w:r>
          <w:rPr>
            <w:rFonts w:ascii="Tahoma" w:hAnsi="Tahoma" w:cs="Tahoma"/>
            <w:color w:val="000000"/>
            <w:szCs w:val="21"/>
          </w:rPr>
          <w:br w:type="textWrapping"/>
        </w:r>
      </w:del>
    </w:p>
    <w:p w14:paraId="5E1A6CC3">
      <w:pPr>
        <w:rPr>
          <w:del w:id="1673" w:author="杨东 [2]" w:date="2026-07-29T12:52:17Z"/>
          <w:rFonts w:hint="default" w:ascii="Tahoma" w:hAnsi="Tahoma" w:cs="Tahoma"/>
          <w:color w:val="000000"/>
          <w:szCs w:val="21"/>
          <w:woUserID w:val="2"/>
        </w:rPr>
      </w:pPr>
      <w:del w:id="1674" w:author="杨东 [2]" w:date="2026-07-29T12:52:17Z">
        <w:r>
          <w:rPr>
            <w:rFonts w:ascii="Tahoma" w:hAnsi="Tahoma" w:cs="Tahoma"/>
            <w:color w:val="0000FF"/>
            <w:szCs w:val="21"/>
            <w:shd w:val="clear" w:color="auto" w:fill="FFFFFF"/>
            <w:rPrChange w:id="1675" w:author="张军阳" w:date="2026-07-17T16:47:45Z">
              <w:rPr>
                <w:rFonts w:ascii="Tahoma" w:hAnsi="Tahoma" w:cs="Tahoma"/>
                <w:color w:val="000000"/>
                <w:szCs w:val="21"/>
                <w:woUserID w:val="2"/>
              </w:rPr>
            </w:rPrChange>
            <w:woUserID w:val="0"/>
          </w:rPr>
          <w:delText>We have already stated in the OGR code repository that the open-source license type is Apache License 2.0. Please see https://github.com/zhejianglab/OneGenome-Rice, in Part 6, License and Uses.</w:delText>
        </w:r>
      </w:del>
      <w:del w:id="1677" w:author="杨东 [2]" w:date="2026-07-29T12:52:17Z">
        <w:r>
          <w:rPr>
            <w:rFonts w:ascii="Tahoma" w:hAnsi="Tahoma" w:cs="Tahoma"/>
            <w:color w:val="000000"/>
            <w:szCs w:val="21"/>
            <w:woUserID w:val="2"/>
          </w:rPr>
          <w:delText xml:space="preserve"> ———  张军阳回复</w:delText>
        </w:r>
      </w:del>
    </w:p>
    <w:p w14:paraId="4CE9CCF8">
      <w:pPr>
        <w:rPr>
          <w:del w:id="1678" w:author="杨东 [2]" w:date="2026-07-29T12:52:17Z"/>
          <w:rFonts w:ascii="Tahoma" w:hAnsi="Tahoma" w:cs="Tahoma"/>
          <w:color w:val="000000"/>
          <w:szCs w:val="21"/>
        </w:rPr>
      </w:pPr>
    </w:p>
    <w:p w14:paraId="0C51B874">
      <w:pPr>
        <w:rPr>
          <w:del w:id="1679" w:author="杨东 [2]" w:date="2026-07-29T12:52:17Z"/>
          <w:rFonts w:hint="eastAsia" w:ascii="Tahoma" w:hAnsi="Tahoma" w:cs="Tahoma"/>
          <w:color w:val="000000"/>
          <w:szCs w:val="21"/>
          <w:highlight w:val="green"/>
          <w:shd w:val="clear" w:color="auto" w:fill="FFFFFF"/>
          <w:lang w:val="en-US" w:eastAsia="zh-CN"/>
        </w:rPr>
      </w:pPr>
      <w:del w:id="1680" w:author="杨东 [2]" w:date="2026-07-29T12:52:17Z">
        <w:r>
          <w:rPr>
            <w:rFonts w:ascii="Tahoma" w:hAnsi="Tahoma" w:cs="Tahoma"/>
            <w:color w:val="000000"/>
            <w:szCs w:val="21"/>
          </w:rPr>
          <w:br w:type="textWrapping"/>
        </w:r>
      </w:del>
      <w:del w:id="1681" w:author="杨东 [2]" w:date="2026-07-29T12:52:17Z">
        <w:r>
          <w:rPr>
            <w:rFonts w:ascii="Tahoma" w:hAnsi="Tahoma" w:cs="Tahoma"/>
            <w:color w:val="000000"/>
            <w:szCs w:val="21"/>
          </w:rPr>
          <w:br w:type="textWrapping"/>
        </w:r>
      </w:del>
      <w:del w:id="1682" w:author="杨东 [2]" w:date="2026-07-29T12:52:17Z">
        <w:r>
          <w:rPr>
            <w:rFonts w:ascii="Tahoma" w:hAnsi="Tahoma" w:cs="Tahoma"/>
            <w:color w:val="000000"/>
            <w:szCs w:val="21"/>
          </w:rPr>
          <w:br w:type="textWrapping"/>
        </w:r>
      </w:del>
      <w:del w:id="1683" w:author="杨东 [2]" w:date="2026-07-29T12:52:17Z">
        <w:r>
          <w:rPr>
            <w:rFonts w:ascii="Tahoma" w:hAnsi="Tahoma" w:cs="Tahoma"/>
            <w:color w:val="000000"/>
            <w:szCs w:val="21"/>
            <w:shd w:val="clear" w:color="auto" w:fill="FFFFFF"/>
          </w:rPr>
          <w:delText>Minor Concerns</w:delText>
        </w:r>
      </w:del>
      <w:del w:id="1684" w:author="杨东 [2]" w:date="2026-07-29T12:52:17Z">
        <w:r>
          <w:rPr>
            <w:rFonts w:ascii="Tahoma" w:hAnsi="Tahoma" w:cs="Tahoma"/>
            <w:color w:val="000000"/>
            <w:szCs w:val="21"/>
          </w:rPr>
          <w:br w:type="textWrapping"/>
        </w:r>
      </w:del>
      <w:del w:id="1685" w:author="杨东 [2]" w:date="2026-07-29T12:52:17Z">
        <w:r>
          <w:rPr>
            <w:rFonts w:ascii="Tahoma" w:hAnsi="Tahoma" w:cs="Tahoma"/>
            <w:color w:val="000000"/>
            <w:szCs w:val="21"/>
            <w:shd w:val="clear" w:color="auto" w:fill="FFFFFF"/>
          </w:rPr>
          <w:delText>The Abstract claims "11 categories," but the main text states "26 benchmark datasets across five distinct task categories," and Table 2 shows 26 datasets. The "11 categories" claim is unclear—does it mean 11 out of 16 tasks where OGR achieved first or second place? This needs clarification.</w:delText>
        </w:r>
      </w:del>
      <w:del w:id="1686" w:author="杨东 [2]" w:date="2026-07-29T12:52:17Z">
        <w:r>
          <w:rPr>
            <w:rFonts w:hint="eastAsia" w:ascii="Tahoma" w:hAnsi="Tahoma" w:cs="Tahoma"/>
            <w:color w:val="000000"/>
            <w:szCs w:val="21"/>
            <w:highlight w:val="green"/>
            <w:shd w:val="clear" w:color="auto" w:fill="FFFFFF"/>
            <w:lang w:val="en-US" w:eastAsia="zh-CN"/>
          </w:rPr>
          <w:delText>---小朱</w:delText>
        </w:r>
      </w:del>
    </w:p>
    <w:p w14:paraId="18550161">
      <w:pPr>
        <w:rPr>
          <w:del w:id="1687" w:author="杨东 [2]" w:date="2026-07-29T12:52:17Z"/>
          <w:rFonts w:hint="default" w:ascii="Tahoma" w:hAnsi="Tahoma" w:cs="Tahoma"/>
          <w:b w:val="0"/>
          <w:bCs w:val="0"/>
          <w:color w:val="000000"/>
          <w:szCs w:val="21"/>
          <w:highlight w:val="none"/>
          <w:shd w:val="clear" w:color="auto" w:fill="FFFFFF"/>
          <w:lang w:val="en-US" w:eastAsia="zh-CN"/>
          <w:rPrChange w:id="1688" w:author="朱燊鋆" w:date="2026-07-20T16:22:46Z">
            <w:rPr>
              <w:del w:id="1689" w:author="杨东 [2]" w:date="2026-07-29T12:52:17Z"/>
              <w:rFonts w:hint="eastAsia" w:ascii="Tahoma" w:hAnsi="Tahoma" w:cs="Tahoma"/>
              <w:color w:val="000000"/>
              <w:szCs w:val="21"/>
              <w:highlight w:val="green"/>
              <w:shd w:val="clear" w:color="auto" w:fill="FFFFFF"/>
              <w:lang w:val="en-US" w:eastAsia="zh-CN"/>
            </w:rPr>
          </w:rPrChange>
        </w:rPr>
      </w:pPr>
      <w:ins w:id="1690" w:author="朱燊鋆" w:date="2026-07-16T16:53:43Z">
        <w:del w:id="1691" w:author="杨东 [2]" w:date="2026-07-29T12:52:17Z">
          <w:r>
            <w:rPr>
              <w:rFonts w:ascii="Tahoma" w:hAnsi="Tahoma" w:cs="Tahoma" w:eastAsiaTheme="minorEastAsia"/>
              <w:color w:val="000000"/>
              <w:sz w:val="21"/>
              <w:szCs w:val="21"/>
              <w:shd w:val="clear" w:color="auto" w:fill="FFFFFF"/>
              <w:rPrChange w:id="1692" w:author="朱燊鋆" w:date="2026-07-20T16:22:27Z">
                <w:rPr>
                  <w:rFonts w:ascii="宋体" w:hAnsi="宋体" w:eastAsia="宋体" w:cs="宋体"/>
                  <w:sz w:val="24"/>
                  <w:szCs w:val="24"/>
                  <w:woUserID w:val="7"/>
                </w:rPr>
              </w:rPrChange>
              <w:woUserID w:val="0"/>
            </w:rPr>
            <w:delText>We agree that the original wording was a</w:delText>
          </w:r>
        </w:del>
      </w:ins>
      <w:ins w:id="1695" w:author="朱燊鋆" w:date="2026-07-16T16:53:43Z">
        <w:del w:id="1696" w:author="杨东 [2]" w:date="2026-07-29T12:52:17Z">
          <w:r>
            <w:rPr>
              <w:rFonts w:ascii="Tahoma" w:hAnsi="Tahoma" w:cs="Tahoma" w:eastAsiaTheme="minorEastAsia"/>
              <w:b w:val="0"/>
              <w:bCs w:val="0"/>
              <w:color w:val="000000"/>
              <w:sz w:val="21"/>
              <w:szCs w:val="21"/>
              <w:shd w:val="clear" w:color="auto" w:fill="FFFFFF"/>
              <w:rPrChange w:id="1697" w:author="朱燊鋆" w:date="2026-07-20T16:22:46Z">
                <w:rPr>
                  <w:rFonts w:ascii="宋体" w:hAnsi="宋体" w:eastAsia="宋体" w:cs="宋体"/>
                  <w:sz w:val="24"/>
                  <w:szCs w:val="24"/>
                  <w:woUserID w:val="7"/>
                </w:rPr>
              </w:rPrChange>
              <w:woUserID w:val="0"/>
            </w:rPr>
            <w:delText xml:space="preserve">mbiguous. We have revised </w:delText>
          </w:r>
        </w:del>
      </w:ins>
      <w:ins w:id="1700" w:author="朱燊鋆" w:date="2026-07-16T16:53:43Z">
        <w:del w:id="1701" w:author="杨东 [2]" w:date="2026-07-29T12:52:17Z">
          <w:r>
            <w:rPr>
              <w:rStyle w:val="4"/>
              <w:rFonts w:ascii="Tahoma" w:hAnsi="Tahoma" w:cs="Tahoma" w:eastAsiaTheme="minorEastAsia"/>
              <w:b w:val="0"/>
              <w:bCs w:val="0"/>
              <w:color w:val="000000"/>
              <w:sz w:val="21"/>
              <w:szCs w:val="21"/>
              <w:shd w:val="clear" w:color="auto" w:fill="FFFFFF"/>
              <w:rPrChange w:id="1702" w:author="朱燊鋆" w:date="2026-07-20T16:22:46Z">
                <w:rPr>
                  <w:rStyle w:val="5"/>
                  <w:rFonts w:ascii="宋体" w:hAnsi="宋体" w:eastAsia="宋体" w:cs="宋体"/>
                  <w:sz w:val="24"/>
                  <w:szCs w:val="24"/>
                  <w:woUserID w:val="7"/>
                </w:rPr>
              </w:rPrChange>
              <w:woUserID w:val="0"/>
            </w:rPr>
            <w:delText>"11 categories"</w:delText>
          </w:r>
        </w:del>
      </w:ins>
      <w:ins w:id="1705" w:author="朱燊鋆" w:date="2026-07-16T16:53:43Z">
        <w:del w:id="1706" w:author="杨东 [2]" w:date="2026-07-29T12:52:17Z">
          <w:r>
            <w:rPr>
              <w:rFonts w:ascii="Tahoma" w:hAnsi="Tahoma" w:cs="Tahoma" w:eastAsiaTheme="minorEastAsia"/>
              <w:b w:val="0"/>
              <w:bCs w:val="0"/>
              <w:color w:val="000000"/>
              <w:sz w:val="21"/>
              <w:szCs w:val="21"/>
              <w:shd w:val="clear" w:color="auto" w:fill="FFFFFF"/>
              <w:rPrChange w:id="1707" w:author="朱燊鋆" w:date="2026-07-20T16:22:46Z">
                <w:rPr>
                  <w:rFonts w:ascii="宋体" w:hAnsi="宋体" w:eastAsia="宋体" w:cs="宋体"/>
                  <w:sz w:val="24"/>
                  <w:szCs w:val="24"/>
                  <w:woUserID w:val="7"/>
                </w:rPr>
              </w:rPrChange>
              <w:woUserID w:val="0"/>
            </w:rPr>
            <w:delText xml:space="preserve"> to </w:delText>
          </w:r>
        </w:del>
      </w:ins>
      <w:ins w:id="1710" w:author="朱燊鋆" w:date="2026-07-16T16:53:43Z">
        <w:del w:id="1711" w:author="杨东 [2]" w:date="2026-07-29T12:52:17Z">
          <w:r>
            <w:rPr>
              <w:rStyle w:val="4"/>
              <w:rFonts w:ascii="Tahoma" w:hAnsi="Tahoma" w:cs="Tahoma" w:eastAsiaTheme="minorEastAsia"/>
              <w:b w:val="0"/>
              <w:bCs w:val="0"/>
              <w:color w:val="000000"/>
              <w:sz w:val="21"/>
              <w:szCs w:val="21"/>
              <w:shd w:val="clear" w:color="auto" w:fill="FFFFFF"/>
              <w:rPrChange w:id="1712" w:author="朱燊鋆" w:date="2026-07-20T16:22:46Z">
                <w:rPr>
                  <w:rStyle w:val="5"/>
                  <w:rFonts w:ascii="宋体" w:hAnsi="宋体" w:eastAsia="宋体" w:cs="宋体"/>
                  <w:sz w:val="24"/>
                  <w:szCs w:val="24"/>
                  <w:woUserID w:val="7"/>
                </w:rPr>
              </w:rPrChange>
              <w:woUserID w:val="0"/>
            </w:rPr>
            <w:delText>"11 tasks"</w:delText>
          </w:r>
        </w:del>
      </w:ins>
      <w:ins w:id="1715" w:author="朱燊鋆" w:date="2026-07-16T16:53:43Z">
        <w:del w:id="1716" w:author="杨东 [2]" w:date="2026-07-29T12:52:17Z">
          <w:r>
            <w:rPr>
              <w:rFonts w:ascii="Tahoma" w:hAnsi="Tahoma" w:cs="Tahoma" w:eastAsiaTheme="minorEastAsia"/>
              <w:b w:val="0"/>
              <w:bCs w:val="0"/>
              <w:color w:val="000000"/>
              <w:sz w:val="21"/>
              <w:szCs w:val="21"/>
              <w:shd w:val="clear" w:color="auto" w:fill="FFFFFF"/>
              <w:rPrChange w:id="1717" w:author="朱燊鋆" w:date="2026-07-20T16:22:46Z">
                <w:rPr>
                  <w:rFonts w:ascii="宋体" w:hAnsi="宋体" w:eastAsia="宋体" w:cs="宋体"/>
                  <w:sz w:val="24"/>
                  <w:szCs w:val="24"/>
                  <w:woUserID w:val="7"/>
                </w:rPr>
              </w:rPrChange>
              <w:woUserID w:val="0"/>
            </w:rPr>
            <w:delText xml:space="preserve"> in the Abstract to make the description accurate and consistent with the main text.</w:delText>
          </w:r>
        </w:del>
      </w:ins>
    </w:p>
    <w:p w14:paraId="2FAEAB0B">
      <w:pPr>
        <w:rPr>
          <w:ins w:id="1720" w:author="朱燊鋆" w:date="2026-07-16T16:54:45Z"/>
          <w:del w:id="1721" w:author="杨东 [2]" w:date="2026-07-29T12:52:17Z"/>
          <w:rFonts w:hint="eastAsia" w:ascii="Tahoma" w:hAnsi="Tahoma" w:cs="Tahoma"/>
          <w:color w:val="000000"/>
          <w:szCs w:val="21"/>
          <w:highlight w:val="green"/>
          <w:shd w:val="clear" w:color="auto" w:fill="FFFFFF"/>
          <w:lang w:val="en-US" w:eastAsia="zh-CN"/>
        </w:rPr>
      </w:pPr>
      <w:del w:id="1722" w:author="杨东 [2]" w:date="2026-07-29T12:52:17Z">
        <w:r>
          <w:rPr>
            <w:rFonts w:ascii="Tahoma" w:hAnsi="Tahoma" w:cs="Tahoma"/>
            <w:color w:val="000000"/>
            <w:szCs w:val="21"/>
          </w:rPr>
          <w:br w:type="textWrapping"/>
        </w:r>
      </w:del>
      <w:del w:id="1723" w:author="杨东 [2]" w:date="2026-07-29T12:52:17Z">
        <w:r>
          <w:rPr>
            <w:rFonts w:ascii="Tahoma" w:hAnsi="Tahoma" w:cs="Tahoma"/>
            <w:color w:val="000000"/>
            <w:szCs w:val="21"/>
            <w:shd w:val="clear" w:color="auto" w:fill="FFFFFF"/>
          </w:rPr>
          <w:delText>Inconsistent annotation sources (MSU7 vs IRGSP1.0), only 190/422 genomes annotated, CDS_multilabel task does not handle overlapping genes and alternative splicing, non-coding RNA annotation standards not unified.</w:delText>
        </w:r>
      </w:del>
      <w:del w:id="1724" w:author="杨东 [2]" w:date="2026-07-29T12:52:17Z">
        <w:r>
          <w:rPr>
            <w:rFonts w:hint="eastAsia" w:ascii="Tahoma" w:hAnsi="Tahoma" w:cs="Tahoma"/>
            <w:color w:val="000000"/>
            <w:szCs w:val="21"/>
            <w:highlight w:val="green"/>
            <w:shd w:val="clear" w:color="auto" w:fill="FFFFFF"/>
            <w:lang w:val="en-US" w:eastAsia="zh-CN"/>
          </w:rPr>
          <w:delText>---小朱</w:delText>
        </w:r>
      </w:del>
    </w:p>
    <w:p w14:paraId="1269220B">
      <w:pPr>
        <w:rPr>
          <w:ins w:id="1725" w:author="朱燊鋆" w:date="2026-07-20T17:25:40Z"/>
          <w:del w:id="1726" w:author="杨东 [2]" w:date="2026-07-29T12:52:17Z"/>
          <w:rFonts w:hint="eastAsia" w:ascii="Tahoma" w:hAnsi="Tahoma" w:cs="Tahoma"/>
          <w:color w:val="000000"/>
          <w:szCs w:val="21"/>
          <w:highlight w:val="green"/>
          <w:shd w:val="clear" w:color="auto" w:fill="FFFFFF"/>
          <w:lang w:val="en-US" w:eastAsia="zh-CN"/>
        </w:rPr>
      </w:pPr>
    </w:p>
    <w:p w14:paraId="6E411A38">
      <w:pPr>
        <w:rPr>
          <w:ins w:id="1727" w:author="朱燊鋆" w:date="2026-07-20T16:36:43Z"/>
          <w:del w:id="1728" w:author="杨东 [2]" w:date="2026-07-29T12:52:17Z"/>
          <w:rFonts w:hint="default" w:ascii="Tahoma" w:hAnsi="Tahoma" w:cs="Tahoma"/>
          <w:color w:val="000000"/>
          <w:szCs w:val="21"/>
          <w:highlight w:val="none"/>
          <w:shd w:val="clear" w:color="auto" w:fill="FFFFFF"/>
          <w:lang w:val="en-US" w:eastAsia="zh-CN"/>
          <w:rPrChange w:id="1729" w:author="朱燊鋆" w:date="2026-07-20T17:27:33Z">
            <w:rPr>
              <w:ins w:id="1730" w:author="朱燊鋆" w:date="2026-07-20T16:36:43Z"/>
              <w:del w:id="1731" w:author="杨东 [2]" w:date="2026-07-29T12:52:17Z"/>
              <w:rFonts w:hint="eastAsia" w:ascii="Tahoma" w:hAnsi="Tahoma" w:cs="Tahoma"/>
              <w:color w:val="000000"/>
              <w:szCs w:val="21"/>
              <w:highlight w:val="green"/>
              <w:shd w:val="clear" w:color="auto" w:fill="FFFFFF"/>
              <w:lang w:val="en-US" w:eastAsia="zh-CN"/>
            </w:rPr>
          </w:rPrChange>
        </w:rPr>
      </w:pPr>
      <w:ins w:id="1732" w:author="朱燊鋆" w:date="2026-07-20T17:27:27Z">
        <w:del w:id="1733" w:author="杨东 [2]" w:date="2026-07-29T12:52:17Z">
          <w:r>
            <w:rPr>
              <w:rFonts w:ascii="Tahoma" w:hAnsi="Tahoma" w:cs="Tahoma" w:eastAsiaTheme="minorEastAsia"/>
              <w:color w:val="000000"/>
              <w:sz w:val="21"/>
              <w:szCs w:val="21"/>
              <w:shd w:val="clear" w:color="auto" w:fill="FFFFFF"/>
              <w:rPrChange w:id="1734" w:author="朱燊鋆" w:date="2026-07-20T17:27:33Z">
                <w:rPr>
                  <w:rFonts w:ascii="宋体" w:hAnsi="宋体" w:eastAsia="宋体" w:cs="宋体"/>
                  <w:sz w:val="24"/>
                  <w:szCs w:val="24"/>
                  <w:woUserID w:val="7"/>
                </w:rPr>
              </w:rPrChange>
              <w:woUserID w:val="0"/>
            </w:rPr>
            <w:delText>We have revised the manuscript by adding additional explanations and clarifications to better describe the dataset construction and facilitate readers' understanding.</w:delText>
          </w:r>
        </w:del>
      </w:ins>
    </w:p>
    <w:p w14:paraId="5B6588CA">
      <w:pPr>
        <w:pStyle w:val="2"/>
        <w:keepNext w:val="0"/>
        <w:keepLines w:val="0"/>
        <w:widowControl/>
        <w:numPr>
          <w:ilvl w:val="0"/>
          <w:numId w:val="5"/>
          <w:ins w:id="1738" w:author="朱燊鋆" w:date="2026-07-20T17:24:10Z"/>
        </w:numPr>
        <w:suppressLineNumbers w:val="0"/>
        <w:rPr>
          <w:ins w:id="1739" w:author="朱燊鋆" w:date="2026-07-20T17:24:10Z"/>
          <w:del w:id="1740" w:author="杨东 [2]" w:date="2026-07-29T12:52:17Z"/>
          <w:rFonts w:ascii="Tahoma" w:hAnsi="Tahoma" w:cs="Tahoma"/>
          <w:color w:val="000000"/>
          <w:kern w:val="2"/>
          <w:sz w:val="21"/>
          <w:szCs w:val="21"/>
          <w:shd w:val="clear" w:color="auto" w:fill="FFFFFF"/>
          <w:lang w:bidi="ar-SA"/>
          <w:woUserID w:val="0"/>
        </w:rPr>
        <w:pPrChange w:id="1737" w:author="朱燊鋆" w:date="2026-07-20T17:24:10Z">
          <w:pPr>
            <w:pStyle w:val="2"/>
            <w:keepNext w:val="0"/>
            <w:keepLines w:val="0"/>
            <w:widowControl/>
            <w:suppressLineNumbers w:val="0"/>
          </w:pPr>
        </w:pPrChange>
      </w:pPr>
      <w:ins w:id="1741" w:author="朱燊鋆" w:date="2026-07-20T17:12:25Z">
        <w:del w:id="1742" w:author="杨东 [2]" w:date="2026-07-29T12:52:17Z">
          <w:r>
            <w:rPr>
              <w:rFonts w:ascii="Tahoma" w:hAnsi="Tahoma" w:cs="Tahoma"/>
              <w:color w:val="000000"/>
              <w:kern w:val="2"/>
              <w:sz w:val="21"/>
              <w:szCs w:val="21"/>
              <w:shd w:val="clear" w:color="auto" w:fill="FFFFFF"/>
              <w:lang w:bidi="ar-SA"/>
              <w:rPrChange w:id="1743" w:author="朱燊鋆" w:date="2026-07-20T17:12:36Z">
                <w:rPr>
                  <w:woUserID w:val="7"/>
                </w:rPr>
              </w:rPrChange>
              <w:woUserID w:val="0"/>
            </w:rPr>
            <w:delText xml:space="preserve">The </w:delText>
          </w:r>
        </w:del>
      </w:ins>
      <w:ins w:id="1746" w:author="朱燊鋆" w:date="2026-07-20T17:12:25Z">
        <w:del w:id="1747" w:author="杨东 [2]" w:date="2026-07-29T12:52:17Z">
          <w:r>
            <w:rPr>
              <w:rStyle w:val="4"/>
              <w:rFonts w:ascii="Tahoma" w:hAnsi="Tahoma" w:cs="Tahoma"/>
              <w:b w:val="0"/>
              <w:bCs w:val="0"/>
              <w:color w:val="000000"/>
              <w:kern w:val="2"/>
              <w:sz w:val="21"/>
              <w:szCs w:val="21"/>
              <w:shd w:val="clear" w:color="auto" w:fill="FFFFFF"/>
              <w:lang w:bidi="ar-SA"/>
              <w:rPrChange w:id="1748" w:author="朱燊鋆" w:date="2026-07-20T17:12:58Z">
                <w:rPr>
                  <w:rStyle w:val="5"/>
                  <w:woUserID w:val="7"/>
                </w:rPr>
              </w:rPrChange>
              <w:woUserID w:val="0"/>
            </w:rPr>
            <w:delText>190 annotated genomes</w:delText>
          </w:r>
        </w:del>
      </w:ins>
      <w:ins w:id="1751" w:author="朱燊鋆" w:date="2026-07-20T17:12:25Z">
        <w:del w:id="1752" w:author="杨东 [2]" w:date="2026-07-29T12:52:17Z">
          <w:r>
            <w:rPr>
              <w:rFonts w:ascii="Tahoma" w:hAnsi="Tahoma" w:cs="Tahoma"/>
              <w:b w:val="0"/>
              <w:bCs w:val="0"/>
              <w:color w:val="000000"/>
              <w:kern w:val="2"/>
              <w:sz w:val="21"/>
              <w:szCs w:val="21"/>
              <w:shd w:val="clear" w:color="auto" w:fill="FFFFFF"/>
              <w:lang w:bidi="ar-SA"/>
              <w:rPrChange w:id="1753" w:author="朱燊鋆" w:date="2026-07-20T17:12:58Z">
                <w:rPr>
                  <w:woUserID w:val="7"/>
                </w:rPr>
              </w:rPrChange>
              <w:woUserID w:val="0"/>
            </w:rPr>
            <w:delText xml:space="preserve"> r</w:delText>
          </w:r>
        </w:del>
      </w:ins>
      <w:ins w:id="1756" w:author="朱燊鋆" w:date="2026-07-20T17:12:25Z">
        <w:del w:id="1757" w:author="杨东 [2]" w:date="2026-07-29T12:52:17Z">
          <w:r>
            <w:rPr>
              <w:rFonts w:ascii="Tahoma" w:hAnsi="Tahoma" w:cs="Tahoma"/>
              <w:color w:val="000000"/>
              <w:kern w:val="2"/>
              <w:sz w:val="21"/>
              <w:szCs w:val="21"/>
              <w:shd w:val="clear" w:color="auto" w:fill="FFFFFF"/>
              <w:lang w:bidi="ar-SA"/>
              <w:rPrChange w:id="1758" w:author="朱燊鋆" w:date="2026-07-20T17:12:36Z">
                <w:rPr>
                  <w:woUserID w:val="7"/>
                </w:rPr>
              </w:rPrChange>
              <w:woUserID w:val="0"/>
            </w:rPr>
            <w:delText>efer to genomes that were originally released with gene annotations. We directly used the annotations provided with the published genome assemblies and did not perform de novo annotation for the remaining genomes.</w:delText>
          </w:r>
        </w:del>
      </w:ins>
    </w:p>
    <w:p w14:paraId="667E28A2">
      <w:pPr>
        <w:pStyle w:val="2"/>
        <w:widowControl/>
        <w:numPr>
          <w:ilvl w:val="0"/>
          <w:numId w:val="5"/>
          <w:ins w:id="1762" w:author="朱燊鋆" w:date="2026-07-20T17:24:19Z"/>
        </w:numPr>
        <w:rPr>
          <w:ins w:id="1763" w:author="朱燊鋆" w:date="2026-07-20T17:24:19Z"/>
          <w:del w:id="1764" w:author="杨东 [2]" w:date="2026-07-29T12:52:17Z"/>
          <w:rFonts w:ascii="Tahoma" w:hAnsi="Tahoma" w:cs="Tahoma"/>
          <w:color w:val="000000"/>
          <w:kern w:val="2"/>
          <w:sz w:val="21"/>
          <w:szCs w:val="21"/>
          <w:shd w:val="clear" w:color="auto" w:fill="FFFFFF"/>
          <w:lang w:bidi="ar-SA"/>
          <w:woUserID w:val="0"/>
        </w:rPr>
        <w:pPrChange w:id="1761" w:author="朱燊鋆" w:date="2026-07-20T17:24:19Z">
          <w:pPr/>
        </w:pPrChange>
      </w:pPr>
      <w:ins w:id="1765" w:author="朱燊鋆" w:date="2026-07-20T17:12:25Z">
        <w:del w:id="1766" w:author="杨东 [2]" w:date="2026-07-29T12:52:17Z">
          <w:r>
            <w:rPr>
              <w:rFonts w:ascii="Tahoma" w:hAnsi="Tahoma" w:cs="Tahoma"/>
              <w:color w:val="000000"/>
              <w:kern w:val="2"/>
              <w:sz w:val="21"/>
              <w:szCs w:val="21"/>
              <w:shd w:val="clear" w:color="auto" w:fill="FFFFFF"/>
              <w:lang w:bidi="ar-SA"/>
              <w:rPrChange w:id="1767" w:author="朱燊鋆" w:date="2026-07-20T17:12:36Z">
                <w:rPr>
                  <w:woUserID w:val="7"/>
                </w:rPr>
              </w:rPrChange>
              <w:woUserID w:val="0"/>
            </w:rPr>
            <w:delText xml:space="preserve">Regarding the annotation sources, there is no inconsistency within individual benchmark tasks. Specifically, the </w:delText>
          </w:r>
        </w:del>
      </w:ins>
      <w:ins w:id="1770" w:author="朱燊鋆" w:date="2026-07-20T17:12:25Z">
        <w:del w:id="1771" w:author="杨东 [2]" w:date="2026-07-29T12:52:17Z">
          <w:r>
            <w:rPr>
              <w:rStyle w:val="4"/>
              <w:rFonts w:ascii="Tahoma" w:hAnsi="Tahoma" w:cs="Tahoma"/>
              <w:b w:val="0"/>
              <w:bCs w:val="0"/>
              <w:i/>
              <w:iCs/>
              <w:color w:val="000000"/>
              <w:kern w:val="2"/>
              <w:sz w:val="21"/>
              <w:szCs w:val="21"/>
              <w:shd w:val="clear" w:color="auto" w:fill="FFFFFF"/>
              <w:lang w:bidi="ar-SA"/>
              <w:rPrChange w:id="1772" w:author="朱燊鋆" w:date="2026-07-20T17:13:13Z">
                <w:rPr>
                  <w:rStyle w:val="5"/>
                  <w:woUserID w:val="7"/>
                </w:rPr>
              </w:rPrChange>
              <w:woUserID w:val="0"/>
            </w:rPr>
            <w:delText>splice_sites_labels</w:delText>
          </w:r>
        </w:del>
      </w:ins>
      <w:ins w:id="1775" w:author="朱燊鋆" w:date="2026-07-20T17:12:25Z">
        <w:del w:id="1776" w:author="杨东 [2]" w:date="2026-07-29T12:52:17Z">
          <w:r>
            <w:rPr>
              <w:rFonts w:ascii="Tahoma" w:hAnsi="Tahoma" w:cs="Tahoma"/>
              <w:b w:val="0"/>
              <w:bCs w:val="0"/>
              <w:color w:val="000000"/>
              <w:kern w:val="2"/>
              <w:sz w:val="21"/>
              <w:szCs w:val="21"/>
              <w:shd w:val="clear" w:color="auto" w:fill="FFFFFF"/>
              <w:lang w:bidi="ar-SA"/>
              <w:rPrChange w:id="1777" w:author="朱燊鋆" w:date="2026-07-20T17:13:05Z">
                <w:rPr>
                  <w:woUserID w:val="7"/>
                </w:rPr>
              </w:rPrChange>
              <w:woUserID w:val="0"/>
            </w:rPr>
            <w:delText xml:space="preserve"> </w:delText>
          </w:r>
        </w:del>
      </w:ins>
      <w:ins w:id="1780" w:author="朱燊鋆" w:date="2026-07-20T17:12:25Z">
        <w:del w:id="1781" w:author="杨东 [2]" w:date="2026-07-29T12:52:17Z">
          <w:r>
            <w:rPr>
              <w:rFonts w:ascii="Tahoma" w:hAnsi="Tahoma" w:cs="Tahoma"/>
              <w:color w:val="000000"/>
              <w:kern w:val="2"/>
              <w:sz w:val="21"/>
              <w:szCs w:val="21"/>
              <w:shd w:val="clear" w:color="auto" w:fill="FFFFFF"/>
              <w:lang w:bidi="ar-SA"/>
              <w:rPrChange w:id="1782" w:author="朱燊鋆" w:date="2026-07-20T17:12:36Z">
                <w:rPr>
                  <w:woUserID w:val="7"/>
                </w:rPr>
              </w:rPrChange>
              <w:woUserID w:val="0"/>
            </w:rPr>
            <w:delText xml:space="preserve">and </w:delText>
          </w:r>
        </w:del>
      </w:ins>
      <w:ins w:id="1785" w:author="朱燊鋆" w:date="2026-07-20T17:12:25Z">
        <w:del w:id="1786" w:author="杨东 [2]" w:date="2026-07-29T12:52:17Z">
          <w:r>
            <w:rPr>
              <w:rStyle w:val="4"/>
              <w:rFonts w:ascii="Tahoma" w:hAnsi="Tahoma" w:cs="Tahoma"/>
              <w:b w:val="0"/>
              <w:bCs w:val="0"/>
              <w:i/>
              <w:iCs/>
              <w:color w:val="000000"/>
              <w:kern w:val="2"/>
              <w:sz w:val="21"/>
              <w:szCs w:val="21"/>
              <w:shd w:val="clear" w:color="auto" w:fill="FFFFFF"/>
              <w:lang w:bidi="ar-SA"/>
              <w:rPrChange w:id="1787" w:author="朱燊鋆" w:date="2026-07-20T17:13:17Z">
                <w:rPr>
                  <w:rStyle w:val="5"/>
                  <w:woUserID w:val="7"/>
                </w:rPr>
              </w:rPrChange>
              <w:woUserID w:val="0"/>
            </w:rPr>
            <w:delText>CDS_multilabel</w:delText>
          </w:r>
        </w:del>
      </w:ins>
      <w:ins w:id="1790" w:author="朱燊鋆" w:date="2026-07-20T17:12:25Z">
        <w:del w:id="1791" w:author="杨东 [2]" w:date="2026-07-29T12:52:17Z">
          <w:r>
            <w:rPr>
              <w:rFonts w:ascii="Tahoma" w:hAnsi="Tahoma" w:cs="Tahoma"/>
              <w:b w:val="0"/>
              <w:bCs w:val="0"/>
              <w:color w:val="000000"/>
              <w:kern w:val="2"/>
              <w:sz w:val="21"/>
              <w:szCs w:val="21"/>
              <w:shd w:val="clear" w:color="auto" w:fill="FFFFFF"/>
              <w:lang w:bidi="ar-SA"/>
              <w:rPrChange w:id="1792" w:author="朱燊鋆" w:date="2026-07-20T17:13:09Z">
                <w:rPr>
                  <w:woUserID w:val="7"/>
                </w:rPr>
              </w:rPrChange>
              <w:woUserID w:val="0"/>
            </w:rPr>
            <w:delText xml:space="preserve"> </w:delText>
          </w:r>
        </w:del>
      </w:ins>
      <w:ins w:id="1795" w:author="朱燊鋆" w:date="2026-07-20T17:12:25Z">
        <w:del w:id="1796" w:author="杨东 [2]" w:date="2026-07-29T12:52:17Z">
          <w:r>
            <w:rPr>
              <w:rFonts w:ascii="Tahoma" w:hAnsi="Tahoma" w:cs="Tahoma"/>
              <w:color w:val="000000"/>
              <w:kern w:val="2"/>
              <w:sz w:val="21"/>
              <w:szCs w:val="21"/>
              <w:shd w:val="clear" w:color="auto" w:fill="FFFFFF"/>
              <w:lang w:bidi="ar-SA"/>
              <w:rPrChange w:id="1797" w:author="朱燊鋆" w:date="2026-07-20T17:12:36Z">
                <w:rPr>
                  <w:woUserID w:val="7"/>
                </w:rPr>
              </w:rPrChange>
              <w:woUserID w:val="0"/>
            </w:rPr>
            <w:delText>tasks were constructed from different genome assemblies together with their corresponding annotation files. Therefore, each task uses a matched genome–annotation pair, rather than mixing different annotation sources (e.g., MSU7 and IRGSP1.0) within the same dataset.</w:delText>
          </w:r>
        </w:del>
      </w:ins>
    </w:p>
    <w:p w14:paraId="5EE6DBD9">
      <w:pPr>
        <w:pStyle w:val="2"/>
        <w:widowControl/>
        <w:numPr>
          <w:ilvl w:val="0"/>
          <w:numId w:val="5"/>
          <w:ins w:id="1801" w:author="朱燊鋆" w:date="2026-07-20T17:24:38Z"/>
        </w:numPr>
        <w:rPr>
          <w:ins w:id="1802" w:author="朱燊鋆" w:date="2026-07-20T17:24:27Z"/>
          <w:del w:id="1803" w:author="杨东 [2]" w:date="2026-07-29T12:52:17Z"/>
          <w:rFonts w:hint="default" w:ascii="Tahoma" w:hAnsi="Tahoma" w:cs="Tahoma"/>
          <w:color w:val="000000"/>
          <w:kern w:val="2"/>
          <w:sz w:val="21"/>
          <w:szCs w:val="21"/>
          <w:shd w:val="clear" w:color="auto" w:fill="FFFFFF"/>
          <w:lang w:val="en-US" w:eastAsia="zh-CN" w:bidi="ar-SA"/>
          <w:rPrChange w:id="1804" w:author="朱燊鋆" w:date="2026-07-20T17:24:38Z">
            <w:rPr>
              <w:ins w:id="1805" w:author="朱燊鋆" w:date="2026-07-20T17:24:27Z"/>
              <w:del w:id="1806" w:author="杨东 [2]" w:date="2026-07-29T12:52:17Z"/>
              <w:rFonts w:hint="eastAsia" w:ascii="Tahoma" w:hAnsi="Tahoma" w:cs="Tahoma"/>
              <w:color w:val="000000"/>
              <w:kern w:val="2"/>
              <w:sz w:val="21"/>
              <w:szCs w:val="21"/>
              <w:shd w:val="clear" w:color="auto" w:fill="FFFFFF"/>
              <w:lang w:val="en-US" w:eastAsia="zh-CN" w:bidi="ar-SA"/>
              <w:woUserID w:val="0"/>
            </w:rPr>
          </w:rPrChange>
          <w:woUserID w:val="0"/>
        </w:rPr>
        <w:pPrChange w:id="1800" w:author="朱燊鋆" w:date="2026-07-20T17:24:38Z">
          <w:pPr/>
        </w:pPrChange>
      </w:pPr>
      <w:ins w:id="1807" w:author="朱燊鋆" w:date="2026-07-20T17:24:23Z">
        <w:del w:id="1808" w:author="杨东 [2]" w:date="2026-07-29T12:52:17Z">
          <w:r>
            <w:rPr>
              <w:rFonts w:hint="default" w:ascii="Tahoma" w:hAnsi="Tahoma" w:cs="Tahoma"/>
              <w:color w:val="000000"/>
              <w:kern w:val="2"/>
              <w:sz w:val="21"/>
              <w:szCs w:val="21"/>
              <w:shd w:val="clear" w:color="auto" w:fill="FFFFFF"/>
              <w:lang w:eastAsia="zh-CN" w:bidi="ar-SA"/>
              <w:rPrChange w:id="1809" w:author="朱燊鋆" w:date="2026-07-20T17:24:38Z">
                <w:rPr>
                  <w:rFonts w:hint="default" w:ascii="Tahoma" w:hAnsi="Tahoma" w:cs="Tahoma"/>
                  <w:color w:val="000000"/>
                  <w:kern w:val="2"/>
                  <w:sz w:val="21"/>
                  <w:szCs w:val="21"/>
                  <w:shd w:val="clear" w:color="auto" w:fill="FFFFFF"/>
                  <w:lang w:eastAsia="zh-CN" w:bidi="ar-SA"/>
                  <w:woUserID w:val="7"/>
                </w:rPr>
              </w:rPrChange>
              <w:woUserID w:val="0"/>
            </w:rPr>
            <w:delText>The objective of the CDS_multilabel benchmark is to classify whether each nucleotide belongs to a CDS region. It is a base-level binary classification task rather than transcript-level gene annotation. Therefore, the benchmark is not designed to explicitly distinguish overlapping genes or alternative transcript isoforms. We have clarified the task definition in the revised manuscript.</w:delText>
          </w:r>
        </w:del>
      </w:ins>
    </w:p>
    <w:p w14:paraId="586C450B">
      <w:pPr>
        <w:pStyle w:val="2"/>
        <w:widowControl/>
        <w:numPr>
          <w:ilvl w:val="0"/>
          <w:numId w:val="5"/>
          <w:ins w:id="1813" w:author="朱燊鋆" w:date="2026-07-20T17:24:19Z"/>
        </w:numPr>
        <w:rPr>
          <w:del w:id="1814" w:author="杨东 [2]" w:date="2026-07-29T12:52:17Z"/>
          <w:rFonts w:hint="eastAsia" w:ascii="Tahoma" w:hAnsi="Tahoma" w:cs="Tahoma"/>
          <w:color w:val="000000"/>
          <w:kern w:val="2"/>
          <w:sz w:val="21"/>
          <w:szCs w:val="21"/>
          <w:shd w:val="clear" w:color="auto" w:fill="FFFFFF"/>
          <w:lang w:val="en-US" w:eastAsia="zh-CN" w:bidi="ar-SA"/>
          <w:woUserID w:val="0"/>
        </w:rPr>
        <w:pPrChange w:id="1812" w:author="朱燊鋆" w:date="2026-07-20T17:24:19Z">
          <w:pPr/>
        </w:pPrChange>
      </w:pPr>
      <w:ins w:id="1815" w:author="朱燊鋆" w:date="2026-07-20T17:25:31Z">
        <w:del w:id="1816" w:author="杨东 [2]" w:date="2026-07-29T12:52:17Z">
          <w:r>
            <w:rPr>
              <w:rFonts w:hint="default" w:ascii="Tahoma" w:hAnsi="Tahoma" w:cs="Tahoma"/>
              <w:color w:val="000000"/>
              <w:kern w:val="2"/>
              <w:sz w:val="21"/>
              <w:szCs w:val="21"/>
              <w:shd w:val="clear" w:color="auto" w:fill="FFFFFF"/>
              <w:lang w:eastAsia="zh-CN" w:bidi="ar-SA"/>
              <w:woUserID w:val="7"/>
            </w:rPr>
            <w:delText>The non-coding RNA benchmark datasets were collected from publicly available databases that are widely used for their respective RNA types. Specifically, lncRNA sequences were obtained from PLncDB, while small RNA sequences were obtained from CSRDB and sRNAanno. Since each benchmark targets a specific class of non-coding RNA, annotations from different databases were not merged within the same dataset.</w:delText>
          </w:r>
        </w:del>
      </w:ins>
    </w:p>
    <w:p w14:paraId="2989B95C">
      <w:pPr>
        <w:rPr>
          <w:del w:id="1817" w:author="杨东 [2]" w:date="2026-07-29T12:52:17Z"/>
          <w:rFonts w:hint="default" w:ascii="Tahoma" w:hAnsi="Tahoma" w:cs="Tahoma" w:eastAsiaTheme="minorEastAsia"/>
          <w:color w:val="000000"/>
          <w:szCs w:val="21"/>
          <w:shd w:val="clear" w:color="auto" w:fill="FFFFFF"/>
          <w:lang w:val="en-US" w:eastAsia="zh-CN"/>
        </w:rPr>
      </w:pPr>
      <w:del w:id="1818" w:author="杨东 [2]" w:date="2026-07-29T12:52:17Z">
        <w:r>
          <w:rPr>
            <w:rFonts w:ascii="Tahoma" w:hAnsi="Tahoma" w:cs="Tahoma"/>
            <w:color w:val="000000"/>
            <w:szCs w:val="21"/>
          </w:rPr>
          <w:br w:type="textWrapping"/>
        </w:r>
      </w:del>
      <w:del w:id="1819" w:author="杨东 [2]" w:date="2026-07-29T12:52:17Z">
        <w:r>
          <w:rPr>
            <w:rFonts w:ascii="Tahoma" w:hAnsi="Tahoma" w:cs="Tahoma"/>
            <w:color w:val="000000"/>
            <w:szCs w:val="21"/>
            <w:shd w:val="clear" w:color="auto" w:fill="FFFFFF"/>
          </w:rPr>
          <w:delText>Figure 3B shows a black inverted triangle claiming to "co-localize with the Wx gene," but it is actually at ~1.78 Mb while Wx (LOC_Os06g04200) is at ~1.765-1.768 Mb, the marker is ~10-20 kb downstream of Wx in an intergenic region, which is a factual error directly contradicting Figure 3B's central claim, additionally the Wx gene is only labeled by LOC ID without the "Wx" gene name and no significance threshold line is shown.</w:delText>
        </w:r>
      </w:del>
      <w:del w:id="1820" w:author="杨东 [2]" w:date="2026-07-29T12:52:17Z">
        <w:r>
          <w:rPr>
            <w:rFonts w:hint="eastAsia" w:ascii="Tahoma" w:hAnsi="Tahoma" w:cs="Tahoma"/>
            <w:color w:val="000000"/>
            <w:szCs w:val="21"/>
            <w:highlight w:val="green"/>
            <w:shd w:val="clear" w:color="auto" w:fill="FFFFFF"/>
            <w:lang w:val="en-US" w:eastAsia="zh-CN"/>
          </w:rPr>
          <w:delText>---李东旭</w:delText>
        </w:r>
      </w:del>
    </w:p>
    <w:p w14:paraId="283DF08B">
      <w:pPr>
        <w:rPr>
          <w:del w:id="1821" w:author="杨东 [2]" w:date="2026-07-29T12:52:17Z"/>
          <w:rFonts w:ascii="Tahoma" w:hAnsi="Tahoma" w:cs="Tahoma"/>
          <w:color w:val="000000"/>
          <w:szCs w:val="21"/>
          <w:shd w:val="clear" w:color="auto" w:fill="FFFFFF"/>
        </w:rPr>
      </w:pPr>
    </w:p>
    <w:p w14:paraId="04F84220">
      <w:pPr>
        <w:rPr>
          <w:ins w:id="1822" w:author="张军阳" w:date="2026-07-17T15:28:49Z"/>
          <w:del w:id="1823" w:author="杨东 [2]" w:date="2026-07-29T12:52:17Z"/>
          <w:rFonts w:hint="eastAsia" w:ascii="Tahoma" w:hAnsi="Tahoma" w:cs="Tahoma"/>
          <w:color w:val="000000"/>
          <w:szCs w:val="21"/>
          <w:highlight w:val="green"/>
          <w:shd w:val="clear" w:color="auto" w:fill="FFFFFF"/>
          <w:lang w:val="en-US" w:eastAsia="zh-CN"/>
        </w:rPr>
      </w:pPr>
      <w:del w:id="1824" w:author="杨东 [2]" w:date="2026-07-29T12:52:17Z">
        <w:r>
          <w:rPr>
            <w:rFonts w:ascii="Tahoma" w:hAnsi="Tahoma" w:cs="Tahoma"/>
            <w:color w:val="000000"/>
            <w:szCs w:val="21"/>
          </w:rPr>
          <w:br w:type="textWrapping"/>
        </w:r>
      </w:del>
      <w:del w:id="1825" w:author="杨东 [2]" w:date="2026-07-29T12:52:17Z">
        <w:r>
          <w:rPr>
            <w:rFonts w:ascii="Tahoma" w:hAnsi="Tahoma" w:cs="Tahoma"/>
            <w:color w:val="000000"/>
            <w:szCs w:val="21"/>
            <w:shd w:val="clear" w:color="auto" w:fill="FFFFFF"/>
          </w:rPr>
          <w:delText>The scatter plot and barplot in Figure 3A show inconsistent data, creating a text-figure contradiction. Figure 1 as an architecture overview is missing visualization of RoPE (Rotary Positional Embedding) despite the text explicitly describing it as a "core component" (base frequency 50,000,000), GQA is only labeled but not illustrated (no query/KV head grouping shown), and there is an "Identificaiton" spelling error</w:delText>
        </w:r>
      </w:del>
      <w:del w:id="1826" w:author="杨东 [2]" w:date="2026-07-29T12:52:17Z">
        <w:r>
          <w:rPr>
            <w:rFonts w:ascii="Tahoma" w:hAnsi="Tahoma" w:cs="Tahoma"/>
            <w:color w:val="000000"/>
            <w:szCs w:val="21"/>
            <w:highlight w:val="green"/>
            <w:shd w:val="clear" w:color="auto" w:fill="FFFFFF"/>
          </w:rPr>
          <w:delText>.</w:delText>
        </w:r>
      </w:del>
      <w:del w:id="1827" w:author="杨东 [2]" w:date="2026-07-29T12:52:17Z">
        <w:r>
          <w:rPr>
            <w:rFonts w:hint="eastAsia" w:ascii="Tahoma" w:hAnsi="Tahoma" w:cs="Tahoma"/>
            <w:color w:val="000000"/>
            <w:szCs w:val="21"/>
            <w:highlight w:val="green"/>
            <w:shd w:val="clear" w:color="auto" w:fill="FFFFFF"/>
            <w:lang w:val="en-US" w:eastAsia="zh-CN"/>
          </w:rPr>
          <w:delText>---张军阳</w:delText>
        </w:r>
      </w:del>
    </w:p>
    <w:p w14:paraId="1754BED7">
      <w:pPr>
        <w:rPr>
          <w:del w:id="1828" w:author="杨东 [2]" w:date="2026-07-29T12:52:17Z"/>
          <w:rFonts w:hint="default" w:ascii="Tahoma" w:hAnsi="Tahoma" w:cs="Tahoma"/>
          <w:color w:val="000000"/>
          <w:szCs w:val="21"/>
          <w:highlight w:val="green"/>
          <w:shd w:val="clear" w:color="auto" w:fill="FFFFFF"/>
          <w:lang w:eastAsia="zh-CN"/>
        </w:rPr>
      </w:pPr>
    </w:p>
    <w:p w14:paraId="080269D4">
      <w:pPr>
        <w:rPr>
          <w:ins w:id="1829" w:author="张军阳" w:date="2026-07-17T16:10:33Z"/>
          <w:del w:id="1830" w:author="杨东 [2]" w:date="2026-07-29T12:52:17Z"/>
          <w:rFonts w:ascii="Tahoma" w:hAnsi="Tahoma" w:cs="Tahoma"/>
          <w:color w:val="000000"/>
          <w:szCs w:val="21"/>
        </w:rPr>
      </w:pPr>
    </w:p>
    <w:p w14:paraId="4D267C1D">
      <w:pPr>
        <w:rPr>
          <w:ins w:id="1831" w:author="张军阳" w:date="2026-07-17T16:05:33Z"/>
          <w:del w:id="1832" w:author="杨东 [2]" w:date="2026-07-29T12:52:17Z"/>
          <w:rFonts w:hint="default" w:ascii="Tahoma" w:hAnsi="Tahoma" w:cs="Tahoma"/>
          <w:color w:val="000000"/>
          <w:szCs w:val="21"/>
          <w:woUserID w:val="2"/>
        </w:rPr>
      </w:pPr>
      <w:ins w:id="1833" w:author="张军阳" w:date="2026-07-17T16:10:41Z">
        <w:del w:id="1834" w:author="杨东 [2]" w:date="2026-07-29T12:52:17Z">
          <w:r>
            <w:rPr>
              <w:rFonts w:hint="default" w:ascii="Tahoma" w:hAnsi="Tahoma" w:cs="Tahoma"/>
              <w:color w:val="000000"/>
              <w:szCs w:val="21"/>
              <w:woUserID w:val="2"/>
            </w:rPr>
            <w:delText>张</w:delText>
          </w:r>
        </w:del>
      </w:ins>
      <w:ins w:id="1835" w:author="张军阳" w:date="2026-07-17T16:10:42Z">
        <w:del w:id="1836" w:author="杨东 [2]" w:date="2026-07-29T12:52:17Z">
          <w:r>
            <w:rPr>
              <w:rFonts w:hint="default" w:ascii="Tahoma" w:hAnsi="Tahoma" w:cs="Tahoma"/>
              <w:color w:val="000000"/>
              <w:szCs w:val="21"/>
              <w:woUserID w:val="2"/>
            </w:rPr>
            <w:delText>军阳</w:delText>
          </w:r>
        </w:del>
      </w:ins>
      <w:ins w:id="1837" w:author="张军阳" w:date="2026-07-17T16:10:38Z">
        <w:del w:id="1838" w:author="杨东 [2]" w:date="2026-07-29T12:52:17Z">
          <w:r>
            <w:rPr>
              <w:rFonts w:hint="default" w:ascii="Tahoma" w:hAnsi="Tahoma" w:cs="Tahoma"/>
              <w:color w:val="000000"/>
              <w:szCs w:val="21"/>
              <w:woUserID w:val="2"/>
            </w:rPr>
            <w:delText>答复</w:delText>
          </w:r>
        </w:del>
      </w:ins>
      <w:ins w:id="1839" w:author="张军阳" w:date="2026-07-17T16:10:44Z">
        <w:del w:id="1840" w:author="杨东 [2]" w:date="2026-07-29T12:52:17Z">
          <w:r>
            <w:rPr>
              <w:rFonts w:hint="default" w:ascii="Tahoma" w:hAnsi="Tahoma" w:cs="Tahoma"/>
              <w:color w:val="000000"/>
              <w:szCs w:val="21"/>
              <w:woUserID w:val="2"/>
            </w:rPr>
            <w:delText>：</w:delText>
          </w:r>
        </w:del>
      </w:ins>
    </w:p>
    <w:p w14:paraId="2B228AFE">
      <w:pPr>
        <w:rPr>
          <w:ins w:id="1841" w:author="傅帅" w:date="2026-07-24T14:11:25Z"/>
          <w:del w:id="1842" w:author="杨东 [2]" w:date="2026-07-29T12:52:17Z"/>
          <w:rFonts w:hint="default" w:ascii="Tahoma" w:hAnsi="Tahoma" w:cs="Tahoma"/>
          <w:color w:val="000000"/>
          <w:szCs w:val="21"/>
          <w:woUserID w:val="5"/>
        </w:rPr>
      </w:pPr>
      <w:ins w:id="1843" w:author="张军阳" w:date="2026-07-17T16:05:33Z">
        <w:del w:id="1844" w:author="杨东 [2]" w:date="2026-07-29T12:52:17Z">
          <w:r>
            <w:rPr>
              <w:rFonts w:ascii="Tahoma" w:hAnsi="Tahoma" w:cs="Tahoma"/>
              <w:color w:val="000000"/>
              <w:szCs w:val="21"/>
              <w:woUserID w:val="2"/>
            </w:rPr>
            <w:delText>rotary-base is a hyperparameter that is not usually plotted on the model architecture diagram.</w:delText>
          </w:r>
        </w:del>
      </w:ins>
      <w:ins w:id="1845" w:author="张军阳" w:date="2026-07-17T16:06:19Z">
        <w:del w:id="1846" w:author="杨东 [2]" w:date="2026-07-29T12:52:17Z">
          <w:r>
            <w:rPr>
              <w:rFonts w:ascii="Tahoma" w:hAnsi="Tahoma" w:cs="Tahoma"/>
              <w:color w:val="000000"/>
              <w:szCs w:val="21"/>
              <w:woUserID w:val="2"/>
            </w:rPr>
            <w:delText>The following is a description of GQA.</w:delText>
          </w:r>
        </w:del>
      </w:ins>
      <w:ins w:id="1847" w:author="张军阳" w:date="2026-07-17T16:09:24Z">
        <w:del w:id="1848" w:author="杨东 [2]" w:date="2026-07-29T12:52:17Z">
          <w:r>
            <w:rPr>
              <w:rFonts w:ascii="Tahoma" w:hAnsi="Tahoma" w:cs="Tahoma"/>
              <w:color w:val="000000"/>
              <w:szCs w:val="21"/>
              <w:woUserID w:val="2"/>
            </w:rPr>
            <w:delText xml:space="preserve"> </w:delText>
          </w:r>
        </w:del>
      </w:ins>
      <w:ins w:id="1849" w:author="张军阳" w:date="2026-07-17T16:09:23Z">
        <w:del w:id="1850" w:author="杨东 [2]" w:date="2026-07-29T12:52:17Z">
          <w:r>
            <w:rPr>
              <w:rFonts w:ascii="Tahoma" w:hAnsi="Tahoma" w:cs="Tahoma"/>
              <w:color w:val="000000"/>
              <w:szCs w:val="21"/>
              <w:woUserID w:val="2"/>
            </w:rPr>
            <w:delText>In our training, the GQA parameters are: --group-query-attention, --num-attention-heads 16, --num-query-groups 8.</w:delText>
          </w:r>
        </w:del>
      </w:ins>
      <w:ins w:id="1851" w:author="张军阳" w:date="2026-07-17T16:09:29Z">
        <w:del w:id="1852" w:author="杨东 [2]" w:date="2026-07-29T12:52:17Z">
          <w:r>
            <w:rPr>
              <w:rFonts w:ascii="Tahoma" w:hAnsi="Tahoma" w:cs="Tahoma"/>
              <w:color w:val="000000"/>
              <w:szCs w:val="21"/>
              <w:woUserID w:val="2"/>
            </w:rPr>
            <w:delText xml:space="preserve"> </w:delText>
          </w:r>
        </w:del>
      </w:ins>
      <w:ins w:id="1853" w:author="张军阳" w:date="2026-07-17T16:09:23Z">
        <w:del w:id="1854" w:author="杨东 [2]" w:date="2026-07-29T12:52:17Z">
          <w:r>
            <w:rPr>
              <w:rFonts w:ascii="Tahoma" w:hAnsi="Tahoma" w:cs="Tahoma"/>
              <w:color w:val="000000"/>
              <w:szCs w:val="21"/>
              <w:woUserID w:val="2"/>
            </w:rPr>
            <w:delText>Therefore, the number of query heads is 16 (specified by --num-attention-heads), the number of key/value groups is 8 (specified by --num-query-groups), and the number of query heads per group is 16 ÷ 8 = 2, meaning that every two query heads share the same key and value.</w:delText>
          </w:r>
        </w:del>
      </w:ins>
      <w:ins w:id="1855" w:author="傅帅" w:date="2026-07-24T14:12:16Z">
        <w:del w:id="1856" w:author="杨东 [2]" w:date="2026-07-29T12:52:17Z">
          <w:r>
            <w:rPr>
              <w:rFonts w:ascii="Tahoma" w:hAnsi="Tahoma" w:cs="Tahoma"/>
              <w:color w:val="000000"/>
              <w:szCs w:val="21"/>
              <w:woUserID w:val="5"/>
            </w:rPr>
            <w:delText xml:space="preserve"> </w:delText>
          </w:r>
        </w:del>
      </w:ins>
      <w:ins w:id="1857" w:author="傅帅" w:date="2026-07-24T14:12:20Z">
        <w:del w:id="1858" w:author="杨东 [2]" w:date="2026-07-29T12:52:17Z">
          <w:r>
            <w:rPr>
              <w:rFonts w:ascii="Tahoma" w:hAnsi="Tahoma" w:cs="Tahoma"/>
              <w:color w:val="000000"/>
              <w:szCs w:val="21"/>
              <w:woUserID w:val="5"/>
            </w:rPr>
            <w:delText>新</w:delText>
          </w:r>
        </w:del>
      </w:ins>
      <w:ins w:id="1859" w:author="傅帅" w:date="2026-07-24T14:12:21Z">
        <w:del w:id="1860" w:author="杨东 [2]" w:date="2026-07-29T12:52:17Z">
          <w:r>
            <w:rPr>
              <w:rFonts w:ascii="Tahoma" w:hAnsi="Tahoma" w:cs="Tahoma"/>
              <w:color w:val="000000"/>
              <w:szCs w:val="21"/>
              <w:woUserID w:val="5"/>
            </w:rPr>
            <w:delText>添加</w:delText>
          </w:r>
        </w:del>
      </w:ins>
      <w:ins w:id="1861" w:author="傅帅" w:date="2026-07-24T14:12:22Z">
        <w:del w:id="1862" w:author="杨东 [2]" w:date="2026-07-29T12:52:17Z">
          <w:r>
            <w:rPr>
              <w:rFonts w:ascii="Tahoma" w:hAnsi="Tahoma" w:cs="Tahoma"/>
              <w:color w:val="000000"/>
              <w:szCs w:val="21"/>
              <w:woUserID w:val="5"/>
            </w:rPr>
            <w:delText>图片</w:delText>
          </w:r>
        </w:del>
      </w:ins>
      <w:ins w:id="1863" w:author="傅帅" w:date="2026-07-24T14:12:23Z">
        <w:del w:id="1864" w:author="杨东 [2]" w:date="2026-07-29T12:52:17Z">
          <w:r>
            <w:rPr>
              <w:rFonts w:ascii="Tahoma" w:hAnsi="Tahoma" w:cs="Tahoma"/>
              <w:color w:val="000000"/>
              <w:szCs w:val="21"/>
              <w:woUserID w:val="5"/>
            </w:rPr>
            <w:delText>在</w:delText>
          </w:r>
        </w:del>
      </w:ins>
      <w:ins w:id="1865" w:author="傅帅" w:date="2026-07-24T14:12:25Z">
        <w:del w:id="1866" w:author="杨东 [2]" w:date="2026-07-29T12:52:17Z">
          <w:r>
            <w:rPr>
              <w:rFonts w:ascii="Tahoma" w:hAnsi="Tahoma" w:cs="Tahoma"/>
              <w:color w:val="000000"/>
              <w:szCs w:val="21"/>
              <w:woUserID w:val="5"/>
            </w:rPr>
            <w:delText>回复</w:delText>
          </w:r>
        </w:del>
      </w:ins>
      <w:ins w:id="1867" w:author="傅帅" w:date="2026-07-24T14:12:29Z">
        <w:del w:id="1868" w:author="杨东 [2]" w:date="2026-07-29T12:52:17Z">
          <w:r>
            <w:rPr>
              <w:rFonts w:ascii="Tahoma" w:hAnsi="Tahoma" w:cs="Tahoma"/>
              <w:color w:val="000000"/>
              <w:szCs w:val="21"/>
              <w:woUserID w:val="5"/>
            </w:rPr>
            <w:delText>时</w:delText>
          </w:r>
        </w:del>
      </w:ins>
      <w:ins w:id="1869" w:author="傅帅" w:date="2026-07-24T14:12:30Z">
        <w:del w:id="1870" w:author="杨东 [2]" w:date="2026-07-29T12:52:17Z">
          <w:r>
            <w:rPr>
              <w:rFonts w:ascii="Tahoma" w:hAnsi="Tahoma" w:cs="Tahoma"/>
              <w:color w:val="000000"/>
              <w:szCs w:val="21"/>
              <w:woUserID w:val="5"/>
            </w:rPr>
            <w:delText>添加</w:delText>
          </w:r>
        </w:del>
      </w:ins>
      <w:ins w:id="1871" w:author="傅帅" w:date="2026-07-24T14:12:33Z">
        <w:del w:id="1872" w:author="杨东 [2]" w:date="2026-07-29T12:52:17Z">
          <w:r>
            <w:rPr>
              <w:rFonts w:ascii="Tahoma" w:hAnsi="Tahoma" w:cs="Tahoma"/>
              <w:color w:val="000000"/>
              <w:szCs w:val="21"/>
              <w:woUserID w:val="5"/>
            </w:rPr>
            <w:delText>图片</w:delText>
          </w:r>
        </w:del>
      </w:ins>
      <w:ins w:id="1873" w:author="傅帅" w:date="2026-07-24T14:12:34Z">
        <w:del w:id="1874" w:author="杨东 [2]" w:date="2026-07-29T12:52:17Z">
          <w:r>
            <w:rPr>
              <w:rFonts w:ascii="Tahoma" w:hAnsi="Tahoma" w:cs="Tahoma"/>
              <w:color w:val="000000"/>
              <w:szCs w:val="21"/>
              <w:woUserID w:val="5"/>
            </w:rPr>
            <w:delText>在</w:delText>
          </w:r>
        </w:del>
      </w:ins>
      <w:ins w:id="1875" w:author="傅帅" w:date="2026-07-24T14:12:38Z">
        <w:del w:id="1876" w:author="杨东 [2]" w:date="2026-07-29T12:52:17Z">
          <w:r>
            <w:rPr>
              <w:rFonts w:ascii="Tahoma" w:hAnsi="Tahoma" w:cs="Tahoma"/>
              <w:color w:val="000000"/>
              <w:szCs w:val="21"/>
              <w:woUserID w:val="5"/>
            </w:rPr>
            <w:delText>正文位置</w:delText>
          </w:r>
        </w:del>
      </w:ins>
      <w:ins w:id="1877" w:author="傅帅" w:date="2026-07-24T14:12:44Z">
        <w:del w:id="1878" w:author="杨东 [2]" w:date="2026-07-29T12:52:17Z">
          <w:r>
            <w:rPr>
              <w:rFonts w:ascii="Tahoma" w:hAnsi="Tahoma" w:cs="Tahoma"/>
              <w:color w:val="000000"/>
              <w:szCs w:val="21"/>
              <w:woUserID w:val="5"/>
            </w:rPr>
            <w:delText>（</w:delText>
          </w:r>
        </w:del>
      </w:ins>
      <w:ins w:id="1879" w:author="傅帅" w:date="2026-07-24T14:12:47Z">
        <w:del w:id="1880" w:author="杨东 [2]" w:date="2026-07-29T12:52:17Z">
          <w:r>
            <w:rPr>
              <w:rFonts w:ascii="Tahoma" w:hAnsi="Tahoma" w:cs="Tahoma"/>
              <w:color w:val="000000"/>
              <w:szCs w:val="21"/>
              <w:woUserID w:val="5"/>
            </w:rPr>
            <w:delText xml:space="preserve">S </w:delText>
          </w:r>
        </w:del>
      </w:ins>
      <w:ins w:id="1881" w:author="傅帅" w:date="2026-07-24T14:12:49Z">
        <w:del w:id="1882" w:author="杨东 [2]" w:date="2026-07-29T12:52:17Z">
          <w:r>
            <w:rPr>
              <w:rFonts w:ascii="Tahoma" w:hAnsi="Tahoma" w:cs="Tahoma"/>
              <w:color w:val="000000"/>
              <w:szCs w:val="21"/>
              <w:woUserID w:val="5"/>
            </w:rPr>
            <w:delText>F</w:delText>
          </w:r>
        </w:del>
      </w:ins>
      <w:ins w:id="1883" w:author="傅帅" w:date="2026-07-24T14:12:50Z">
        <w:del w:id="1884" w:author="杨东 [2]" w:date="2026-07-29T12:52:17Z">
          <w:r>
            <w:rPr>
              <w:rFonts w:ascii="Tahoma" w:hAnsi="Tahoma" w:cs="Tahoma"/>
              <w:color w:val="000000"/>
              <w:szCs w:val="21"/>
              <w:woUserID w:val="5"/>
            </w:rPr>
            <w:delText>igure</w:delText>
          </w:r>
        </w:del>
      </w:ins>
      <w:ins w:id="1885" w:author="傅帅" w:date="2026-07-24T14:12:53Z">
        <w:del w:id="1886" w:author="杨东 [2]" w:date="2026-07-29T12:52:17Z">
          <w:r>
            <w:rPr>
              <w:rFonts w:ascii="Tahoma" w:hAnsi="Tahoma" w:cs="Tahoma"/>
              <w:color w:val="000000"/>
              <w:szCs w:val="21"/>
              <w:woUserID w:val="5"/>
            </w:rPr>
            <w:delText>...</w:delText>
          </w:r>
        </w:del>
      </w:ins>
      <w:ins w:id="1887" w:author="傅帅" w:date="2026-07-24T14:12:44Z">
        <w:del w:id="1888" w:author="杨东 [2]" w:date="2026-07-29T12:52:17Z">
          <w:r>
            <w:rPr>
              <w:rFonts w:ascii="Tahoma" w:hAnsi="Tahoma" w:cs="Tahoma"/>
              <w:color w:val="000000"/>
              <w:szCs w:val="21"/>
              <w:woUserID w:val="5"/>
            </w:rPr>
            <w:delText>）</w:delText>
          </w:r>
        </w:del>
      </w:ins>
    </w:p>
    <w:p w14:paraId="1351368D">
      <w:pPr>
        <w:rPr>
          <w:ins w:id="1889" w:author="张军阳" w:date="2026-07-17T16:03:48Z"/>
          <w:del w:id="1890" w:author="杨东 [2]" w:date="2026-07-29T12:52:17Z"/>
          <w:rFonts w:hint="default" w:ascii="Tahoma" w:hAnsi="Tahoma" w:cs="Tahoma"/>
          <w:color w:val="000000"/>
          <w:szCs w:val="21"/>
          <w:woUserID w:val="5"/>
        </w:rPr>
      </w:pPr>
      <w:ins w:id="1891" w:author="傅帅" w:date="2026-07-24T14:11:29Z">
        <w:del w:id="1892" w:author="杨东 [2]" w:date="2026-07-29T12:52:17Z">
          <w:r>
            <w:rPr>
              <w:rFonts w:ascii="Tahoma" w:hAnsi="Tahoma" w:cs="Tahoma"/>
              <w:color w:val="000000"/>
              <w:szCs w:val="21"/>
              <w:woUserID w:val="5"/>
            </w:rPr>
            <w:delText>该图</w:delText>
          </w:r>
        </w:del>
      </w:ins>
      <w:ins w:id="1893" w:author="傅帅" w:date="2026-07-24T14:11:30Z">
        <w:del w:id="1894" w:author="杨东 [2]" w:date="2026-07-29T12:52:17Z">
          <w:r>
            <w:rPr>
              <w:rFonts w:ascii="Tahoma" w:hAnsi="Tahoma" w:cs="Tahoma"/>
              <w:color w:val="000000"/>
              <w:szCs w:val="21"/>
              <w:woUserID w:val="5"/>
            </w:rPr>
            <w:delText>作为</w:delText>
          </w:r>
        </w:del>
      </w:ins>
      <w:ins w:id="1895" w:author="傅帅" w:date="2026-07-24T14:11:33Z">
        <w:del w:id="1896" w:author="杨东 [2]" w:date="2026-07-29T12:52:17Z">
          <w:r>
            <w:rPr>
              <w:rFonts w:ascii="Tahoma" w:hAnsi="Tahoma" w:cs="Tahoma"/>
              <w:color w:val="000000"/>
              <w:szCs w:val="21"/>
              <w:woUserID w:val="5"/>
            </w:rPr>
            <w:delText>附图</w:delText>
          </w:r>
        </w:del>
      </w:ins>
      <w:ins w:id="1897" w:author="傅帅" w:date="2026-07-24T14:11:35Z">
        <w:del w:id="1898" w:author="杨东 [2]" w:date="2026-07-29T12:52:17Z">
          <w:r>
            <w:rPr>
              <w:rFonts w:ascii="Tahoma" w:hAnsi="Tahoma" w:cs="Tahoma"/>
              <w:color w:val="000000"/>
              <w:szCs w:val="21"/>
              <w:woUserID w:val="5"/>
            </w:rPr>
            <w:delText>1</w:delText>
          </w:r>
        </w:del>
      </w:ins>
    </w:p>
    <w:p w14:paraId="3BC56656">
      <w:pPr>
        <w:rPr>
          <w:ins w:id="1899" w:author="张军阳" w:date="2026-07-17T16:04:02Z"/>
          <w:del w:id="1900" w:author="杨东 [2]" w:date="2026-07-29T12:52:17Z"/>
          <w:rFonts w:hint="default" w:ascii="Tahoma" w:hAnsi="Tahoma" w:cs="Tahoma"/>
          <w:color w:val="000000"/>
          <w:szCs w:val="21"/>
          <w:woUserID w:val="2"/>
        </w:rPr>
      </w:pPr>
      <w:ins w:id="1901" w:author="张军阳" w:date="2026-07-17T16:03:52Z">
        <w:del w:id="1902" w:author="杨东 [2]" w:date="2026-07-29T12:52:17Z">
          <w:r>
            <w:rPr>
              <w:rFonts w:hint="default" w:ascii="Tahoma" w:hAnsi="Tahoma" w:cs="Tahoma"/>
              <w:color w:val="000000"/>
              <w:szCs w:val="21"/>
              <w:woUserID w:val="2"/>
            </w:rPr>
            <w:drawing>
              <wp:inline distT="0" distB="0" distL="114300" distR="114300">
                <wp:extent cx="5253355" cy="2122170"/>
                <wp:effectExtent l="0" t="0" r="444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5253355" cy="2122170"/>
                        </a:xfrm>
                        <a:prstGeom prst="rect">
                          <a:avLst/>
                        </a:prstGeom>
                      </pic:spPr>
                    </pic:pic>
                  </a:graphicData>
                </a:graphic>
              </wp:inline>
            </w:drawing>
          </w:r>
        </w:del>
      </w:ins>
    </w:p>
    <w:p w14:paraId="6A3028A9">
      <w:pPr>
        <w:jc w:val="center"/>
        <w:rPr>
          <w:ins w:id="1906" w:author="张军阳" w:date="2026-07-17T16:04:03Z"/>
          <w:del w:id="1907" w:author="杨东 [2]" w:date="2026-07-29T12:52:17Z"/>
          <w:rFonts w:hint="default" w:ascii="Tahoma" w:hAnsi="Tahoma" w:cs="Tahoma"/>
          <w:color w:val="000000"/>
          <w:szCs w:val="21"/>
          <w:woUserID w:val="5"/>
        </w:rPr>
        <w:pPrChange w:id="1905" w:author="张军阳" w:date="2026-07-17T16:04:49Z">
          <w:pPr/>
        </w:pPrChange>
      </w:pPr>
      <w:ins w:id="1908" w:author="张军阳" w:date="2026-07-17T16:04:46Z">
        <w:del w:id="1909" w:author="杨东 [2]" w:date="2026-07-29T12:52:17Z">
          <w:r>
            <w:rPr>
              <w:rFonts w:hint="default" w:ascii="Tahoma" w:hAnsi="Tahoma" w:cs="Tahoma"/>
              <w:color w:val="000000"/>
              <w:szCs w:val="21"/>
              <w:woUserID w:val="2"/>
            </w:rPr>
            <w:delText>Grouped-Query Attention Diagram</w:delText>
          </w:r>
        </w:del>
      </w:ins>
      <w:ins w:id="1910" w:author="傅帅" w:date="2026-07-24T14:13:37Z">
        <w:del w:id="1911" w:author="杨东 [2]" w:date="2026-07-29T12:52:17Z">
          <w:r>
            <w:rPr>
              <w:rFonts w:hint="default" w:ascii="Tahoma" w:hAnsi="Tahoma" w:cs="Tahoma"/>
              <w:color w:val="000000"/>
              <w:szCs w:val="21"/>
              <w:woUserID w:val="5"/>
            </w:rPr>
            <w:delText xml:space="preserve"> </w:delText>
          </w:r>
        </w:del>
      </w:ins>
      <w:ins w:id="1912" w:author="傅帅" w:date="2026-07-24T14:13:39Z">
        <w:del w:id="1913" w:author="杨东 [2]" w:date="2026-07-29T12:52:17Z">
          <w:r>
            <w:rPr>
              <w:rFonts w:hint="default" w:ascii="Tahoma" w:hAnsi="Tahoma" w:cs="Tahoma"/>
              <w:color w:val="000000"/>
              <w:szCs w:val="21"/>
              <w:woUserID w:val="5"/>
            </w:rPr>
            <w:delText>(</w:delText>
          </w:r>
        </w:del>
      </w:ins>
      <w:ins w:id="1914" w:author="傅帅" w:date="2026-07-24T14:13:44Z">
        <w:del w:id="1915" w:author="杨东 [2]" w:date="2026-07-29T12:52:17Z">
          <w:r>
            <w:rPr>
              <w:rFonts w:hint="default" w:ascii="Tahoma" w:hAnsi="Tahoma" w:cs="Tahoma"/>
              <w:color w:val="000000"/>
              <w:szCs w:val="21"/>
              <w:woUserID w:val="5"/>
            </w:rPr>
            <w:delText>回复</w:delText>
          </w:r>
        </w:del>
      </w:ins>
      <w:ins w:id="1916" w:author="傅帅" w:date="2026-07-24T14:13:46Z">
        <w:del w:id="1917" w:author="杨东 [2]" w:date="2026-07-29T12:52:17Z">
          <w:r>
            <w:rPr>
              <w:rFonts w:hint="default" w:ascii="Tahoma" w:hAnsi="Tahoma" w:cs="Tahoma"/>
              <w:color w:val="000000"/>
              <w:szCs w:val="21"/>
              <w:woUserID w:val="5"/>
            </w:rPr>
            <w:delText>图表</w:delText>
          </w:r>
        </w:del>
      </w:ins>
      <w:ins w:id="1918" w:author="傅帅" w:date="2026-07-24T14:13:47Z">
        <w:del w:id="1919" w:author="杨东 [2]" w:date="2026-07-29T12:52:17Z">
          <w:r>
            <w:rPr>
              <w:rFonts w:hint="default" w:ascii="Tahoma" w:hAnsi="Tahoma" w:cs="Tahoma"/>
              <w:color w:val="000000"/>
              <w:szCs w:val="21"/>
              <w:woUserID w:val="5"/>
            </w:rPr>
            <w:delText>需</w:delText>
          </w:r>
        </w:del>
      </w:ins>
      <w:ins w:id="1920" w:author="傅帅" w:date="2026-07-24T14:13:48Z">
        <w:del w:id="1921" w:author="杨东 [2]" w:date="2026-07-29T12:52:17Z">
          <w:r>
            <w:rPr>
              <w:rFonts w:hint="default" w:ascii="Tahoma" w:hAnsi="Tahoma" w:cs="Tahoma"/>
              <w:color w:val="000000"/>
              <w:szCs w:val="21"/>
              <w:woUserID w:val="5"/>
            </w:rPr>
            <w:delText>添加</w:delText>
          </w:r>
        </w:del>
      </w:ins>
      <w:ins w:id="1922" w:author="傅帅" w:date="2026-07-24T14:13:49Z">
        <w:del w:id="1923" w:author="杨东 [2]" w:date="2026-07-29T12:52:17Z">
          <w:r>
            <w:rPr>
              <w:rFonts w:hint="default" w:ascii="Tahoma" w:hAnsi="Tahoma" w:cs="Tahoma"/>
              <w:color w:val="000000"/>
              <w:szCs w:val="21"/>
              <w:woUserID w:val="5"/>
            </w:rPr>
            <w:delText>编号</w:delText>
          </w:r>
        </w:del>
      </w:ins>
      <w:ins w:id="1924" w:author="傅帅" w:date="2026-07-24T14:13:39Z">
        <w:del w:id="1925" w:author="杨东 [2]" w:date="2026-07-29T12:52:17Z">
          <w:r>
            <w:rPr>
              <w:rFonts w:hint="default" w:ascii="Tahoma" w:hAnsi="Tahoma" w:cs="Tahoma"/>
              <w:color w:val="000000"/>
              <w:szCs w:val="21"/>
              <w:woUserID w:val="5"/>
            </w:rPr>
            <w:delText>)</w:delText>
          </w:r>
        </w:del>
      </w:ins>
    </w:p>
    <w:p w14:paraId="3A1CA619">
      <w:pPr>
        <w:rPr>
          <w:ins w:id="1926" w:author="张军阳" w:date="2026-07-17T16:04:03Z"/>
          <w:del w:id="1927" w:author="杨东 [2]" w:date="2026-07-29T12:52:17Z"/>
          <w:rFonts w:hint="default" w:ascii="Tahoma" w:hAnsi="Tahoma" w:cs="Tahoma"/>
          <w:color w:val="000000"/>
          <w:szCs w:val="21"/>
          <w:woUserID w:val="2"/>
        </w:rPr>
      </w:pPr>
    </w:p>
    <w:p w14:paraId="0964B9A7">
      <w:pPr>
        <w:rPr>
          <w:ins w:id="1928" w:author="张军阳" w:date="2026-07-17T16:04:03Z"/>
          <w:del w:id="1929" w:author="杨东 [2]" w:date="2026-07-29T12:52:17Z"/>
          <w:rFonts w:hint="default" w:ascii="Tahoma" w:hAnsi="Tahoma" w:cs="Tahoma"/>
          <w:color w:val="000000"/>
          <w:szCs w:val="21"/>
          <w:woUserID w:val="2"/>
        </w:rPr>
      </w:pPr>
    </w:p>
    <w:p w14:paraId="0CE0314A">
      <w:pPr>
        <w:rPr>
          <w:ins w:id="1930" w:author="张军阳" w:date="2026-07-17T16:04:03Z"/>
          <w:del w:id="1931" w:author="杨东 [2]" w:date="2026-07-29T12:52:17Z"/>
          <w:rFonts w:hint="default" w:ascii="Tahoma" w:hAnsi="Tahoma" w:cs="Tahoma"/>
          <w:color w:val="000000"/>
          <w:szCs w:val="21"/>
          <w:woUserID w:val="2"/>
        </w:rPr>
      </w:pPr>
    </w:p>
    <w:p w14:paraId="18BD29CA">
      <w:pPr>
        <w:rPr>
          <w:ins w:id="1932" w:author="张军阳" w:date="2026-07-17T16:04:03Z"/>
          <w:del w:id="1933" w:author="杨东 [2]" w:date="2026-07-29T12:52:17Z"/>
          <w:rFonts w:hint="default" w:ascii="Tahoma" w:hAnsi="Tahoma" w:cs="Tahoma"/>
          <w:color w:val="000000"/>
          <w:szCs w:val="21"/>
          <w:woUserID w:val="2"/>
        </w:rPr>
      </w:pPr>
    </w:p>
    <w:p w14:paraId="4A1556B6">
      <w:pPr>
        <w:rPr>
          <w:ins w:id="1934" w:author="张军阳" w:date="2026-07-17T16:04:03Z"/>
          <w:del w:id="1935" w:author="杨东 [2]" w:date="2026-07-29T12:52:17Z"/>
          <w:rFonts w:hint="default" w:ascii="Tahoma" w:hAnsi="Tahoma" w:cs="Tahoma"/>
          <w:color w:val="000000"/>
          <w:szCs w:val="21"/>
          <w:woUserID w:val="2"/>
        </w:rPr>
      </w:pPr>
    </w:p>
    <w:p w14:paraId="55D9BA3D">
      <w:pPr>
        <w:rPr>
          <w:ins w:id="1936" w:author="张军阳" w:date="2026-07-17T16:03:48Z"/>
          <w:del w:id="1937" w:author="杨东 [2]" w:date="2026-07-29T12:52:17Z"/>
          <w:rFonts w:hint="default" w:ascii="Tahoma" w:hAnsi="Tahoma" w:cs="Tahoma"/>
          <w:color w:val="000000"/>
          <w:szCs w:val="21"/>
          <w:woUserID w:val="2"/>
        </w:rPr>
      </w:pPr>
    </w:p>
    <w:p w14:paraId="1D4C2765">
      <w:pPr>
        <w:rPr>
          <w:ins w:id="1938" w:author="张军阳" w:date="2026-07-17T16:03:48Z"/>
          <w:del w:id="1939" w:author="杨东 [2]" w:date="2026-07-29T12:52:17Z"/>
          <w:rFonts w:ascii="Tahoma" w:hAnsi="Tahoma" w:cs="Tahoma"/>
          <w:color w:val="000000"/>
          <w:szCs w:val="21"/>
        </w:rPr>
      </w:pPr>
    </w:p>
    <w:p w14:paraId="0C857E88">
      <w:pPr>
        <w:rPr>
          <w:del w:id="1940" w:author="杨东 [2]" w:date="2026-07-29T12:52:17Z"/>
          <w:rFonts w:hint="default" w:ascii="Tahoma" w:hAnsi="Tahoma" w:cs="Tahoma" w:eastAsiaTheme="minorEastAsia"/>
          <w:color w:val="000000"/>
          <w:szCs w:val="21"/>
          <w:shd w:val="clear" w:color="auto" w:fill="FFFFFF"/>
          <w:lang w:val="en-US" w:eastAsia="zh-CN"/>
        </w:rPr>
      </w:pPr>
      <w:del w:id="1941" w:author="杨东 [2]" w:date="2026-07-29T12:52:17Z">
        <w:r>
          <w:rPr>
            <w:rFonts w:ascii="Tahoma" w:hAnsi="Tahoma" w:cs="Tahoma"/>
            <w:color w:val="000000"/>
            <w:szCs w:val="21"/>
          </w:rPr>
          <w:br w:type="textWrapping"/>
        </w:r>
      </w:del>
      <w:del w:id="1942" w:author="杨东 [2]" w:date="2026-07-29T12:52:17Z">
        <w:r>
          <w:rPr>
            <w:rFonts w:ascii="Tahoma" w:hAnsi="Tahoma" w:cs="Tahoma"/>
            <w:color w:val="000000"/>
            <w:szCs w:val="21"/>
            <w:shd w:val="clear" w:color="auto" w:fill="FFFFFF"/>
          </w:rPr>
          <w:delText>In Figure 2C the orange "Promoter" band is located downstream of the CDS (blue band), but promoters by definition should be 5' upstream, although the gene may be shown in antisense orientation this is not explicitly stated and would confuse readers.</w:delText>
        </w:r>
      </w:del>
      <w:del w:id="1943" w:author="杨东 [2]" w:date="2026-07-29T12:52:17Z">
        <w:r>
          <w:rPr>
            <w:rFonts w:hint="eastAsia" w:ascii="Tahoma" w:hAnsi="Tahoma" w:cs="Tahoma"/>
            <w:color w:val="000000"/>
            <w:szCs w:val="21"/>
            <w:highlight w:val="green"/>
            <w:shd w:val="clear" w:color="auto" w:fill="FFFFFF"/>
            <w:lang w:val="en-US" w:eastAsia="zh-CN"/>
          </w:rPr>
          <w:delText>---铖玮、春玲</w:delText>
        </w:r>
      </w:del>
    </w:p>
    <w:p w14:paraId="34BCE142">
      <w:pPr>
        <w:rPr>
          <w:del w:id="1944" w:author="杨东 [2]" w:date="2026-07-29T12:52:32Z"/>
          <w:rFonts w:ascii="Tahoma" w:hAnsi="Tahoma" w:cs="Tahoma"/>
          <w:color w:val="000000"/>
          <w:szCs w:val="21"/>
          <w:shd w:val="clear" w:color="auto" w:fill="FFFFFF"/>
        </w:rPr>
      </w:pPr>
      <w:del w:id="1945" w:author="杨东 [2]" w:date="2026-07-29T12:52:17Z">
        <w:r>
          <w:rPr>
            <w:rFonts w:ascii="Tahoma" w:hAnsi="Tahoma" w:cs="Tahoma"/>
            <w:color w:val="000000"/>
            <w:szCs w:val="21"/>
          </w:rPr>
          <w:br w:type="textWrapping"/>
        </w:r>
      </w:del>
      <w:del w:id="1946" w:author="杨东 [2]" w:date="2026-07-29T12:52:17Z">
        <w:r>
          <w:rPr>
            <w:rFonts w:ascii="Tahoma" w:hAnsi="Tahoma" w:cs="Tahoma"/>
            <w:color w:val="000000"/>
            <w:szCs w:val="21"/>
            <w:shd w:val="clear" w:color="auto" w:fill="FFFFFF"/>
          </w:rPr>
          <w:delText>Figure 1 "Identificaiton" → "Identification"</w:delText>
        </w:r>
      </w:del>
      <w:del w:id="1947" w:author="杨东 [2]" w:date="2026-07-29T12:52:17Z">
        <w:r>
          <w:rPr>
            <w:rFonts w:hint="eastAsia" w:ascii="Tahoma" w:hAnsi="Tahoma" w:cs="Tahoma"/>
            <w:color w:val="000000"/>
            <w:szCs w:val="21"/>
            <w:highlight w:val="green"/>
            <w:shd w:val="clear" w:color="auto" w:fill="FFFFFF"/>
            <w:lang w:val="en-US" w:eastAsia="zh-CN"/>
          </w:rPr>
          <w:delText>---傅帅</w:delText>
        </w:r>
      </w:del>
      <w:del w:id="1948" w:author="杨东 [2]" w:date="2026-07-29T12:52:17Z">
        <w:r>
          <w:rPr>
            <w:rFonts w:ascii="Tahoma" w:hAnsi="Tahoma" w:cs="Tahoma"/>
            <w:color w:val="000000"/>
            <w:szCs w:val="21"/>
            <w:highlight w:val="green"/>
          </w:rPr>
          <w:br w:type="textWrapping"/>
        </w:r>
      </w:del>
      <w:del w:id="1949" w:author="杨东 [2]" w:date="2026-07-29T12:52:17Z">
        <w:r>
          <w:rPr>
            <w:rFonts w:ascii="Tahoma" w:hAnsi="Tahoma" w:cs="Tahoma"/>
            <w:color w:val="000000"/>
            <w:szCs w:val="21"/>
            <w:shd w:val="clear" w:color="auto" w:fill="FFFFFF"/>
          </w:rPr>
          <w:delText>Figure 2A "Valiation" → "Validation"</w:delText>
        </w:r>
      </w:del>
      <w:del w:id="1950" w:author="杨东 [2]" w:date="2026-07-29T12:52:17Z">
        <w:r>
          <w:rPr>
            <w:rFonts w:hint="eastAsia" w:ascii="Tahoma" w:hAnsi="Tahoma" w:cs="Tahoma"/>
            <w:color w:val="000000"/>
            <w:szCs w:val="21"/>
            <w:highlight w:val="green"/>
            <w:shd w:val="clear" w:color="auto" w:fill="FFFFFF"/>
            <w:lang w:val="en-US" w:eastAsia="zh-CN"/>
          </w:rPr>
          <w:delText>---铖玮</w:delText>
        </w:r>
      </w:del>
      <w:del w:id="1951" w:author="杨东 [2]" w:date="2026-07-29T12:52:17Z">
        <w:r>
          <w:rPr>
            <w:rFonts w:ascii="Tahoma" w:hAnsi="Tahoma" w:cs="Tahoma"/>
            <w:color w:val="000000"/>
            <w:szCs w:val="21"/>
          </w:rPr>
          <w:br w:type="textWrapping"/>
        </w:r>
      </w:del>
      <w:r>
        <w:rPr>
          <w:rFonts w:ascii="Tahoma" w:hAnsi="Tahoma" w:cs="Tahoma"/>
          <w:color w:val="000000"/>
          <w:szCs w:val="21"/>
          <w:shd w:val="clear" w:color="auto" w:fill="FFFFFF"/>
        </w:rPr>
        <w:t>Figure 4C "nucletide" → "nucleotide"</w:t>
      </w:r>
      <w:r>
        <w:rPr>
          <w:rFonts w:hint="eastAsia" w:ascii="Tahoma" w:hAnsi="Tahoma" w:cs="Tahoma"/>
          <w:color w:val="000000"/>
          <w:szCs w:val="21"/>
          <w:highlight w:val="green"/>
          <w:shd w:val="clear" w:color="auto" w:fill="FFFFFF"/>
          <w:lang w:val="en-US" w:eastAsia="zh-CN"/>
        </w:rPr>
        <w:t>---小龙</w:t>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r>
        <w:rPr>
          <w:rFonts w:ascii="Tahoma" w:hAnsi="Tahoma" w:cs="Tahoma"/>
          <w:color w:val="000000"/>
          <w:szCs w:val="21"/>
        </w:rPr>
        <w:br w:type="textWrapping"/>
      </w:r>
      <w:del w:id="1952" w:author="杨东 [2]" w:date="2026-07-29T12:52:32Z">
        <w:r>
          <w:rPr>
            <w:rFonts w:ascii="Tahoma" w:hAnsi="Tahoma" w:cs="Tahoma"/>
            <w:color w:val="000000"/>
            <w:szCs w:val="21"/>
            <w:shd w:val="clear" w:color="auto" w:fill="FFFFFF"/>
          </w:rPr>
          <w:delText>Reviewer #3: COMMENTS TO AUTHORS</w:delText>
        </w:r>
      </w:del>
      <w:del w:id="1953" w:author="杨东 [2]" w:date="2026-07-29T12:52:32Z">
        <w:r>
          <w:rPr>
            <w:rFonts w:ascii="Tahoma" w:hAnsi="Tahoma" w:cs="Tahoma"/>
            <w:color w:val="000000"/>
            <w:szCs w:val="21"/>
          </w:rPr>
          <w:br w:type="textWrapping"/>
        </w:r>
      </w:del>
      <w:del w:id="1954" w:author="杨东 [2]" w:date="2026-07-29T12:52:32Z">
        <w:r>
          <w:rPr>
            <w:rFonts w:ascii="Tahoma" w:hAnsi="Tahoma" w:cs="Tahoma"/>
            <w:color w:val="000000"/>
            <w:szCs w:val="21"/>
          </w:rPr>
          <w:br w:type="textWrapping"/>
        </w:r>
      </w:del>
      <w:del w:id="1955" w:author="杨东 [2]" w:date="2026-07-29T12:52:32Z">
        <w:r>
          <w:rPr>
            <w:rFonts w:ascii="Tahoma" w:hAnsi="Tahoma" w:cs="Tahoma"/>
            <w:color w:val="000000"/>
            <w:szCs w:val="21"/>
            <w:shd w:val="clear" w:color="auto" w:fill="FFFFFF"/>
          </w:rPr>
          <w:delText>1. SUMMARY</w:delText>
        </w:r>
      </w:del>
      <w:del w:id="1956" w:author="杨东 [2]" w:date="2026-07-29T12:52:32Z">
        <w:r>
          <w:rPr>
            <w:rFonts w:ascii="Tahoma" w:hAnsi="Tahoma" w:cs="Tahoma"/>
            <w:color w:val="000000"/>
            <w:szCs w:val="21"/>
          </w:rPr>
          <w:br w:type="textWrapping"/>
        </w:r>
      </w:del>
      <w:del w:id="1957" w:author="杨东 [2]" w:date="2026-07-29T12:52:32Z">
        <w:r>
          <w:rPr>
            <w:rFonts w:ascii="Tahoma" w:hAnsi="Tahoma" w:cs="Tahoma"/>
            <w:color w:val="000000"/>
            <w:szCs w:val="21"/>
          </w:rPr>
          <w:br w:type="textWrapping"/>
        </w:r>
      </w:del>
      <w:del w:id="1958" w:author="杨东 [2]" w:date="2026-07-29T12:52:32Z">
        <w:r>
          <w:rPr>
            <w:rFonts w:ascii="Tahoma" w:hAnsi="Tahoma" w:cs="Tahoma"/>
            <w:color w:val="000000"/>
            <w:szCs w:val="21"/>
            <w:shd w:val="clear" w:color="auto" w:fill="FFFFFF"/>
          </w:rPr>
          <w:delText>This manuscript presents OneGenome-Rice (OGR), a rice-specific genomic foundation model built on a Mixture-of-Experts (MoE) transformer (1.25B total / 0.33B active parameters), pre-trained on 422 cultivated and wild rice genomes with single-nucleotide tokenization and a context window scaled up to 1 million base pairs. The authors introduce a 26-dataset, 5-category benchmark suite (extending five tasks from AgroNT) and compare OGR against AgroNT, PlantCAD2-Large, Botanic0-L, and GENERator-v2. They then demonstrate three downstream applications: (i) alignment-free indica-japonica introgression mapping, validated on the elite cultivar YF47; (ii) attention-based trait-locus prioritization (ATLAS/CALM framework) recovering the known Wx and GS3 loci; and (iii) DNA-to-expression and multi-modal (DNA+ATAC-seq) prediction of transcriptional output, including a splice-mutation case study at TAC1.</w:delText>
        </w:r>
      </w:del>
      <w:del w:id="1959" w:author="杨东 [2]" w:date="2026-07-29T12:52:32Z">
        <w:r>
          <w:rPr>
            <w:rFonts w:ascii="Tahoma" w:hAnsi="Tahoma" w:cs="Tahoma"/>
            <w:color w:val="000000"/>
            <w:szCs w:val="21"/>
          </w:rPr>
          <w:br w:type="textWrapping"/>
        </w:r>
      </w:del>
      <w:del w:id="1960" w:author="杨东 [2]" w:date="2026-07-29T12:52:32Z">
        <w:r>
          <w:rPr>
            <w:rFonts w:ascii="Tahoma" w:hAnsi="Tahoma" w:cs="Tahoma"/>
            <w:color w:val="000000"/>
            <w:szCs w:val="21"/>
          </w:rPr>
          <w:br w:type="textWrapping"/>
        </w:r>
      </w:del>
      <w:del w:id="1961" w:author="杨东 [2]" w:date="2026-07-29T12:52:32Z">
        <w:r>
          <w:rPr>
            <w:rFonts w:ascii="Tahoma" w:hAnsi="Tahoma" w:cs="Tahoma"/>
            <w:color w:val="000000"/>
            <w:szCs w:val="21"/>
            <w:shd w:val="clear" w:color="auto" w:fill="FFFFFF"/>
          </w:rPr>
          <w:delText>The core advance is the shift from multi-species, generalist genomic foundation models (AgroNT, PlantCAD2, Botanic0) toward a single-crop, population-scale model that explicitly targets intra-species structural and regulatory diversity in rice which is a reasonable and underexplored niche. The released benchmark suite and open weights/code are a genuine contribution to the field independent of OGR's own performance.</w:delText>
        </w:r>
      </w:del>
      <w:del w:id="1962" w:author="杨东 [2]" w:date="2026-07-29T12:52:32Z">
        <w:r>
          <w:rPr>
            <w:rFonts w:ascii="Tahoma" w:hAnsi="Tahoma" w:cs="Tahoma"/>
            <w:color w:val="000000"/>
            <w:szCs w:val="21"/>
          </w:rPr>
          <w:br w:type="textWrapping"/>
        </w:r>
      </w:del>
      <w:del w:id="1963" w:author="杨东 [2]" w:date="2026-07-29T12:52:32Z">
        <w:r>
          <w:rPr>
            <w:rFonts w:ascii="Tahoma" w:hAnsi="Tahoma" w:cs="Tahoma"/>
            <w:color w:val="000000"/>
            <w:szCs w:val="21"/>
          </w:rPr>
          <w:br w:type="textWrapping"/>
        </w:r>
      </w:del>
      <w:del w:id="1964" w:author="杨东 [2]" w:date="2026-07-29T12:52:32Z">
        <w:r>
          <w:rPr>
            <w:rFonts w:ascii="Tahoma" w:hAnsi="Tahoma" w:cs="Tahoma"/>
            <w:color w:val="000000"/>
            <w:szCs w:val="21"/>
            <w:shd w:val="clear" w:color="auto" w:fill="FFFFFF"/>
          </w:rPr>
          <w:delText>That said, the paper's central architectural claim — a context window of up to 1 Mb —</w:delText>
        </w:r>
      </w:del>
      <w:del w:id="1965" w:author="杨东 [2]" w:date="2026-07-29T12:52:32Z">
        <w:r>
          <w:rPr>
            <w:rFonts w:ascii="Tahoma" w:hAnsi="Tahoma" w:cs="Tahoma"/>
            <w:color w:val="000000"/>
            <w:szCs w:val="21"/>
            <w:highlight w:val="cyan"/>
            <w:shd w:val="clear" w:color="auto" w:fill="FFFFFF"/>
          </w:rPr>
          <w:delText xml:space="preserve"> is never actually tested at that scale in the benchmark (the longest evaluated task is 128 kb).</w:delText>
        </w:r>
      </w:del>
      <w:del w:id="1966" w:author="杨东 [2]" w:date="2026-07-29T12:52:32Z">
        <w:r>
          <w:rPr>
            <w:rFonts w:ascii="Tahoma" w:hAnsi="Tahoma" w:cs="Tahoma"/>
            <w:color w:val="000000"/>
            <w:szCs w:val="21"/>
            <w:shd w:val="clear" w:color="auto" w:fill="FFFFFF"/>
          </w:rPr>
          <w:delText xml:space="preserve"> Also, the comparative superiority claimed in the abstract is only partially supported by the reported results (Table 2). Moreover, the three downstream applications, while individually compelling, each rely on single, well-characterized, large-effect loci (Wx, GS3, TAC1, Chalk5) rather than systematic, quantitative validation against an independent panel of known loci. In its current form, the paper is of interest to the plant genomics and genomic-LLM communities, but the gap between the claims in the abstract/introduction and what the data in Table 2 and the application sections actually demonstrate should be narrowed before publication.</w:delText>
        </w:r>
      </w:del>
      <w:del w:id="1967" w:author="杨东 [2]" w:date="2026-07-29T12:52:32Z">
        <w:r>
          <w:rPr>
            <w:rFonts w:ascii="Tahoma" w:hAnsi="Tahoma" w:cs="Tahoma"/>
            <w:color w:val="000000"/>
            <w:szCs w:val="21"/>
          </w:rPr>
          <w:br w:type="textWrapping"/>
        </w:r>
      </w:del>
      <w:del w:id="1968" w:author="杨东 [2]" w:date="2026-07-29T12:52:32Z">
        <w:r>
          <w:rPr>
            <w:rFonts w:ascii="Tahoma" w:hAnsi="Tahoma" w:cs="Tahoma"/>
            <w:color w:val="000000"/>
            <w:szCs w:val="21"/>
          </w:rPr>
          <w:br w:type="textWrapping"/>
        </w:r>
      </w:del>
      <w:del w:id="1969" w:author="杨东 [2]" w:date="2026-07-29T12:52:32Z">
        <w:r>
          <w:rPr>
            <w:rFonts w:ascii="Tahoma" w:hAnsi="Tahoma" w:cs="Tahoma"/>
            <w:color w:val="000000"/>
            <w:szCs w:val="21"/>
          </w:rPr>
          <w:br w:type="textWrapping"/>
        </w:r>
      </w:del>
      <w:del w:id="1970" w:author="杨东 [2]" w:date="2026-07-29T12:52:32Z">
        <w:r>
          <w:rPr>
            <w:rFonts w:ascii="Tahoma" w:hAnsi="Tahoma" w:cs="Tahoma"/>
            <w:color w:val="000000"/>
            <w:szCs w:val="21"/>
            <w:shd w:val="clear" w:color="auto" w:fill="FFFFFF"/>
          </w:rPr>
          <w:delText>2. CRITIQUE</w:delText>
        </w:r>
      </w:del>
      <w:del w:id="1971" w:author="杨东 [2]" w:date="2026-07-29T12:52:32Z">
        <w:r>
          <w:rPr>
            <w:rFonts w:ascii="Tahoma" w:hAnsi="Tahoma" w:cs="Tahoma"/>
            <w:color w:val="000000"/>
            <w:szCs w:val="21"/>
          </w:rPr>
          <w:br w:type="textWrapping"/>
        </w:r>
      </w:del>
      <w:del w:id="1972" w:author="杨东 [2]" w:date="2026-07-29T12:52:32Z">
        <w:r>
          <w:rPr>
            <w:rFonts w:ascii="Tahoma" w:hAnsi="Tahoma" w:cs="Tahoma"/>
            <w:color w:val="000000"/>
            <w:szCs w:val="21"/>
          </w:rPr>
          <w:br w:type="textWrapping"/>
        </w:r>
      </w:del>
      <w:del w:id="1973" w:author="杨东 [2]" w:date="2026-07-29T12:52:32Z">
        <w:r>
          <w:rPr>
            <w:rFonts w:ascii="Tahoma" w:hAnsi="Tahoma" w:cs="Tahoma"/>
            <w:color w:val="000000"/>
            <w:szCs w:val="21"/>
            <w:shd w:val="clear" w:color="auto" w:fill="FFFFFF"/>
          </w:rPr>
          <w:delText>- The claim that OGR outperforms existing plant/all-life genomic foundation models across a broad benchmark is not sufficiently supported as stated. Table 2 shows OGR achieving first- or second-place in 16/26 tasks, which is a real but more modest result than the abstract's framing suggests. Notably, OGR is outperformed by PlantCAD2-L on splice site recognition and CDS prediction, by AgroNT on enhancer region identification, and is the weakest of all five models on the AgroNT bulk gene-expression task. I recommend the authors either qualify the abstract's superiority claim or explain why these specific losses are acceptable trade-offs given the model's design goals. Additionally, several of OGR's apparent success on long-context tasks occur because the compared models cannot process such input lengths at all. This result is a comparison by exclusion, not a demonstrated advantage and should be described as such.</w:delText>
        </w:r>
      </w:del>
    </w:p>
    <w:p w14:paraId="7EC568A5">
      <w:pPr>
        <w:rPr>
          <w:del w:id="1974" w:author="杨东 [2]" w:date="2026-07-29T12:52:32Z"/>
          <w:rFonts w:ascii="Tahoma" w:hAnsi="Tahoma" w:cs="Tahoma"/>
          <w:color w:val="000000"/>
          <w:szCs w:val="21"/>
          <w:highlight w:val="yellow"/>
          <w:shd w:val="clear" w:color="auto" w:fill="FFFFFF"/>
        </w:rPr>
      </w:pPr>
      <w:del w:id="1975" w:author="杨东 [2]" w:date="2026-07-29T12:52:32Z">
        <w:r>
          <w:rPr>
            <w:rFonts w:hint="eastAsia" w:ascii="Tahoma" w:hAnsi="Tahoma" w:cs="Tahoma"/>
            <w:color w:val="000000"/>
            <w:szCs w:val="21"/>
            <w:highlight w:val="green"/>
            <w:shd w:val="clear" w:color="auto" w:fill="FFFFFF"/>
            <w:lang w:val="en-US" w:eastAsia="zh-CN"/>
          </w:rPr>
          <w:delText>---表述修订---傅帅</w:delText>
        </w:r>
      </w:del>
      <w:del w:id="1976" w:author="杨东 [2]" w:date="2026-07-29T12:52:32Z">
        <w:r>
          <w:rPr>
            <w:rFonts w:ascii="Tahoma" w:hAnsi="Tahoma" w:cs="Tahoma"/>
            <w:color w:val="000000"/>
            <w:szCs w:val="21"/>
          </w:rPr>
          <w:br w:type="textWrapping"/>
        </w:r>
      </w:del>
      <w:del w:id="1977" w:author="杨东 [2]" w:date="2026-07-29T12:52:32Z">
        <w:r>
          <w:rPr>
            <w:rFonts w:ascii="Tahoma" w:hAnsi="Tahoma" w:cs="Tahoma"/>
            <w:color w:val="000000"/>
            <w:szCs w:val="21"/>
          </w:rPr>
          <w:br w:type="textWrapping"/>
        </w:r>
      </w:del>
      <w:del w:id="1978" w:author="杨东 [2]" w:date="2026-07-29T12:52:32Z">
        <w:r>
          <w:rPr>
            <w:rFonts w:ascii="Tahoma" w:hAnsi="Tahoma" w:cs="Tahoma"/>
            <w:color w:val="000000"/>
            <w:szCs w:val="21"/>
            <w:shd w:val="clear" w:color="auto" w:fill="FFFFFF"/>
          </w:rPr>
          <w:delText xml:space="preserve">- The claim that ultra-long context window (up to 1 Mb) is a key architectural contribution enabling superior performance on long-range genomic dependencies is not sufficiently supported. Indeed, no benchmark task evaluates sequences anywhere near 1 Mb (the longest tested length is 128 kb). The scaling trend visible within the tested range is real but modest and appears to plateau (Table 2 : sweep region 8/32/100 kb and variety classification 8/32/128 kb). </w:delText>
        </w:r>
      </w:del>
      <w:del w:id="1979" w:author="杨东 [2]" w:date="2026-07-29T12:52:32Z">
        <w:r>
          <w:rPr>
            <w:rFonts w:ascii="Tahoma" w:hAnsi="Tahoma" w:cs="Tahoma"/>
            <w:color w:val="000000"/>
            <w:szCs w:val="21"/>
            <w:highlight w:val="yellow"/>
            <w:shd w:val="clear" w:color="auto" w:fill="FFFFFF"/>
          </w:rPr>
          <w:delText>I would ask the authors to add at least one evaluation task at or near the advertised 1 Mb scale (e.g., an extended selective-sweep or structural-variant task), or to revise the framing so the claimed capability matches what has been empirically demonstrated.</w:delText>
        </w:r>
      </w:del>
    </w:p>
    <w:p w14:paraId="081AE371">
      <w:pPr>
        <w:rPr>
          <w:del w:id="1980" w:author="杨东 [2]" w:date="2026-07-29T12:52:32Z"/>
          <w:rFonts w:hint="default" w:ascii="Tahoma" w:hAnsi="Tahoma" w:cs="Tahoma" w:eastAsiaTheme="minorEastAsia"/>
          <w:color w:val="000000"/>
          <w:szCs w:val="21"/>
          <w:highlight w:val="green"/>
          <w:shd w:val="clear" w:color="auto" w:fill="FFFFFF"/>
          <w:lang w:val="en-US" w:eastAsia="zh-CN"/>
        </w:rPr>
      </w:pPr>
      <w:del w:id="1981" w:author="杨东 [2]" w:date="2026-07-29T12:52:32Z">
        <w:r>
          <w:rPr>
            <w:rFonts w:hint="eastAsia" w:ascii="Tahoma" w:hAnsi="Tahoma" w:cs="Tahoma"/>
            <w:color w:val="000000"/>
            <w:szCs w:val="21"/>
            <w:highlight w:val="green"/>
            <w:shd w:val="clear" w:color="auto" w:fill="FFFFFF"/>
            <w:lang w:val="en-US" w:eastAsia="zh-CN"/>
          </w:rPr>
          <w:delText>---小朱、李茜、贾昕晔</w:delText>
        </w:r>
      </w:del>
    </w:p>
    <w:p w14:paraId="792DD4FA">
      <w:pPr>
        <w:rPr>
          <w:del w:id="1982" w:author="杨东 [2]" w:date="2026-07-29T12:52:32Z"/>
          <w:rFonts w:hint="eastAsia" w:ascii="Tahoma" w:hAnsi="Tahoma" w:cs="Tahoma"/>
          <w:color w:val="000000"/>
          <w:szCs w:val="21"/>
          <w:highlight w:val="yellow"/>
          <w:shd w:val="clear" w:color="auto" w:fill="FFFFFF"/>
          <w:lang w:val="en-US" w:eastAsia="zh-CN"/>
        </w:rPr>
      </w:pPr>
      <w:ins w:id="1983" w:author="傅帅" w:date="2026-07-22T16:23:49Z">
        <w:del w:id="1984" w:author="杨东 [2]" w:date="2026-07-29T12:52:32Z">
          <w:r>
            <w:rPr>
              <w:rFonts w:hint="default" w:ascii="Tahoma" w:hAnsi="Tahoma" w:cs="Tahoma"/>
              <w:color w:val="000000"/>
              <w:szCs w:val="21"/>
              <w:highlight w:val="yellow"/>
              <w:shd w:val="clear" w:color="auto" w:fill="FFFFFF"/>
              <w:lang w:eastAsia="zh-CN"/>
              <w:woUserID w:val="5"/>
            </w:rPr>
            <w:delText>回复</w:delText>
          </w:r>
        </w:del>
      </w:ins>
      <w:ins w:id="1985" w:author="傅帅" w:date="2026-07-22T16:23:51Z">
        <w:del w:id="1986" w:author="杨东 [2]" w:date="2026-07-29T12:52:32Z">
          <w:r>
            <w:rPr>
              <w:rFonts w:hint="default" w:ascii="Tahoma" w:hAnsi="Tahoma" w:cs="Tahoma"/>
              <w:color w:val="000000"/>
              <w:szCs w:val="21"/>
              <w:highlight w:val="yellow"/>
              <w:shd w:val="clear" w:color="auto" w:fill="FFFFFF"/>
              <w:lang w:eastAsia="zh-CN"/>
              <w:woUserID w:val="5"/>
            </w:rPr>
            <w:delText>：</w:delText>
          </w:r>
        </w:del>
      </w:ins>
      <w:del w:id="1987" w:author="杨东 [2]" w:date="2026-07-29T12:52:32Z">
        <w:r>
          <w:rPr>
            <w:rFonts w:hint="eastAsia" w:ascii="Tahoma" w:hAnsi="Tahoma" w:cs="Tahoma"/>
            <w:color w:val="000000"/>
            <w:szCs w:val="21"/>
            <w:highlight w:val="yellow"/>
            <w:shd w:val="clear" w:color="auto" w:fill="FFFFFF"/>
            <w:lang w:val="en-US" w:eastAsia="zh-CN"/>
          </w:rPr>
          <w:delText>1.测评可重复性---其它模型也没有</w:delText>
        </w:r>
      </w:del>
    </w:p>
    <w:p w14:paraId="4FC3756C">
      <w:pPr>
        <w:rPr>
          <w:del w:id="1988" w:author="杨东 [2]" w:date="2026-07-29T12:52:32Z"/>
          <w:rFonts w:hint="eastAsia" w:ascii="Tahoma" w:hAnsi="Tahoma" w:cs="Tahoma"/>
          <w:color w:val="000000"/>
          <w:szCs w:val="21"/>
          <w:lang w:val="en-US" w:eastAsia="zh-CN"/>
        </w:rPr>
      </w:pPr>
      <w:del w:id="1989" w:author="杨东 [2]" w:date="2026-07-29T12:52:32Z">
        <w:r>
          <w:rPr>
            <w:rFonts w:hint="eastAsia" w:ascii="Tahoma" w:hAnsi="Tahoma" w:cs="Tahoma"/>
            <w:color w:val="000000"/>
            <w:szCs w:val="21"/>
            <w:lang w:val="en-US" w:eastAsia="zh-CN"/>
          </w:rPr>
          <w:delText>2.斜杆解释</w:delText>
        </w:r>
      </w:del>
    </w:p>
    <w:p w14:paraId="07140EC0">
      <w:pPr>
        <w:rPr>
          <w:del w:id="1990" w:author="杨东 [2]" w:date="2026-07-29T12:52:32Z"/>
          <w:rFonts w:ascii="Tahoma" w:hAnsi="Tahoma" w:cs="Tahoma"/>
          <w:color w:val="000000"/>
          <w:szCs w:val="21"/>
          <w:highlight w:val="yellow"/>
          <w:shd w:val="clear" w:color="auto" w:fill="FFFFFF"/>
        </w:rPr>
      </w:pPr>
      <w:del w:id="1991" w:author="杨东 [2]" w:date="2026-07-29T12:52:32Z">
        <w:r>
          <w:rPr>
            <w:rFonts w:hint="eastAsia" w:ascii="Tahoma" w:hAnsi="Tahoma" w:cs="Tahoma"/>
            <w:color w:val="000000"/>
            <w:szCs w:val="21"/>
            <w:lang w:val="en-US" w:eastAsia="zh-CN"/>
          </w:rPr>
          <w:delText>3.1mb测评，再想想；血缘分类增加到1M做为替代；或添加长上下文的性能下降解释</w:delText>
        </w:r>
      </w:del>
      <w:del w:id="1992" w:author="杨东 [2]" w:date="2026-07-29T12:52:32Z">
        <w:r>
          <w:rPr>
            <w:rFonts w:ascii="Tahoma" w:hAnsi="Tahoma" w:cs="Tahoma"/>
            <w:color w:val="000000"/>
            <w:szCs w:val="21"/>
          </w:rPr>
          <w:br w:type="textWrapping"/>
        </w:r>
      </w:del>
      <w:del w:id="1993" w:author="杨东 [2]" w:date="2026-07-29T12:52:32Z">
        <w:r>
          <w:rPr>
            <w:rFonts w:ascii="Tahoma" w:hAnsi="Tahoma" w:cs="Tahoma"/>
            <w:color w:val="000000"/>
            <w:szCs w:val="21"/>
          </w:rPr>
          <w:br w:type="textWrapping"/>
        </w:r>
      </w:del>
      <w:del w:id="1994" w:author="杨东 [2]" w:date="2026-07-29T12:52:32Z">
        <w:r>
          <w:rPr>
            <w:rFonts w:ascii="Tahoma" w:hAnsi="Tahoma" w:cs="Tahoma"/>
            <w:color w:val="000000"/>
            <w:szCs w:val="21"/>
            <w:shd w:val="clear" w:color="auto" w:fill="FFFFFF"/>
          </w:rPr>
          <w:delText>-  The claim that OGR enables alignment- and variant-free identification of indica-japonica introgression, as demonstrated on the elite cultivar YF47 is partially supported. The reported test-set metrics (AUC 0.864, accuracy 78.95%) are drawn from FST-enriched, highly differentiated genomic regions, which likely represent an easier discrimination task than genome-wide introgression detection.</w:delText>
        </w:r>
      </w:del>
      <w:del w:id="1995" w:author="杨东 [2]" w:date="2026-07-29T12:52:32Z">
        <w:r>
          <w:rPr>
            <w:rFonts w:ascii="Tahoma" w:hAnsi="Tahoma" w:cs="Tahoma"/>
            <w:color w:val="000000"/>
            <w:szCs w:val="21"/>
            <w:highlight w:val="yellow"/>
            <w:shd w:val="clear" w:color="auto" w:fill="FFFFFF"/>
          </w:rPr>
          <w:delText xml:space="preserve"> The subsequent genome-wide application to YF47 is validated by recovery of a single previously known locus (Chalk5). I recommend that the authors report performance stratified by degree of subspecies differentiation, and provide a quantitative concordance comparison between the OGR-derived introgression map and an independent method (e.g., a standard SNP/haplotype-based local-ancestry tool) applied to the same accession, rather than relying on a single locus match.</w:delText>
        </w:r>
      </w:del>
    </w:p>
    <w:p w14:paraId="2BC59A68">
      <w:pPr>
        <w:rPr>
          <w:ins w:id="1996" w:author="张春玲" w:date="2026-07-24T11:47:05Z"/>
          <w:del w:id="1997" w:author="杨东 [2]" w:date="2026-07-29T12:52:32Z"/>
          <w:rFonts w:hint="default" w:ascii="Tahoma" w:hAnsi="Tahoma" w:cs="Tahoma"/>
          <w:color w:val="000000"/>
          <w:szCs w:val="21"/>
          <w:highlight w:val="green"/>
          <w:shd w:val="clear" w:color="auto" w:fill="FFFFFF"/>
          <w:lang w:eastAsia="zh-CN"/>
          <w:woUserID w:val="5"/>
        </w:rPr>
      </w:pPr>
      <w:del w:id="1998" w:author="杨东 [2]" w:date="2026-07-29T12:52:32Z">
        <w:r>
          <w:rPr>
            <w:rFonts w:hint="eastAsia" w:ascii="Tahoma" w:hAnsi="Tahoma" w:cs="Tahoma"/>
            <w:color w:val="000000"/>
            <w:szCs w:val="21"/>
            <w:highlight w:val="green"/>
            <w:shd w:val="clear" w:color="auto" w:fill="FFFFFF"/>
            <w:lang w:val="en-US" w:eastAsia="zh-CN"/>
          </w:rPr>
          <w:delText>---梁铖玮、</w:delText>
        </w:r>
      </w:del>
      <w:del w:id="1999" w:author="杨东 [2]" w:date="2026-07-29T12:52:32Z">
        <w:r>
          <w:rPr>
            <w:rFonts w:hint="default" w:ascii="Tahoma" w:hAnsi="Tahoma" w:cs="Tahoma"/>
            <w:color w:val="000000"/>
            <w:szCs w:val="21"/>
            <w:highlight w:val="green"/>
            <w:shd w:val="clear" w:color="auto" w:fill="FFFFFF"/>
            <w:lang w:eastAsia="zh-CN"/>
            <w:woUserID w:val="5"/>
          </w:rPr>
          <w:delText>春玲</w:delText>
        </w:r>
      </w:del>
    </w:p>
    <w:p w14:paraId="695E5791">
      <w:pPr>
        <w:rPr>
          <w:ins w:id="2000" w:author="张春玲" w:date="2026-07-24T11:47:11Z"/>
          <w:del w:id="2001" w:author="杨东 [2]" w:date="2026-07-29T12:52:32Z"/>
          <w:rFonts w:hint="default" w:ascii="Tahoma" w:hAnsi="Tahoma" w:cs="Tahoma"/>
          <w:color w:val="000000"/>
          <w:szCs w:val="21"/>
          <w:highlight w:val="green"/>
          <w:shd w:val="clear" w:color="auto" w:fill="FFFFFF"/>
          <w:lang w:eastAsia="zh-CN"/>
          <w:woUserID w:val="1"/>
        </w:rPr>
      </w:pPr>
      <w:ins w:id="2002" w:author="张春玲" w:date="2026-07-24T11:47:08Z">
        <w:del w:id="2003" w:author="杨东 [2]" w:date="2026-07-29T12:52:32Z">
          <w:r>
            <w:rPr>
              <w:rFonts w:hint="default" w:ascii="Tahoma" w:hAnsi="Tahoma" w:cs="Tahoma"/>
              <w:color w:val="000000"/>
              <w:szCs w:val="21"/>
              <w:highlight w:val="green"/>
              <w:shd w:val="clear" w:color="auto" w:fill="FFFFFF"/>
              <w:lang w:eastAsia="zh-CN"/>
              <w:woUserID w:val="1"/>
            </w:rPr>
            <w:delText>chalk</w:delText>
          </w:r>
        </w:del>
      </w:ins>
      <w:ins w:id="2004" w:author="张春玲" w:date="2026-07-24T11:48:31Z">
        <w:del w:id="2005" w:author="杨东 [2]" w:date="2026-07-29T12:52:32Z">
          <w:r>
            <w:rPr>
              <w:rFonts w:hint="default" w:ascii="Tahoma" w:hAnsi="Tahoma" w:cs="Tahoma"/>
              <w:color w:val="000000"/>
              <w:szCs w:val="21"/>
              <w:highlight w:val="green"/>
              <w:shd w:val="clear" w:color="auto" w:fill="FFFFFF"/>
              <w:lang w:eastAsia="zh-CN"/>
              <w:woUserID w:val="1"/>
            </w:rPr>
            <w:delText>5</w:delText>
          </w:r>
        </w:del>
      </w:ins>
      <w:ins w:id="2006" w:author="张春玲" w:date="2026-07-24T11:47:11Z">
        <w:del w:id="2007" w:author="杨东 [2]" w:date="2026-07-29T12:52:32Z">
          <w:r>
            <w:rPr>
              <w:rFonts w:hint="default" w:ascii="Tahoma" w:hAnsi="Tahoma" w:cs="Tahoma"/>
              <w:color w:val="000000"/>
              <w:szCs w:val="21"/>
              <w:highlight w:val="green"/>
              <w:shd w:val="clear" w:color="auto" w:fill="FFFFFF"/>
              <w:lang w:eastAsia="zh-CN"/>
              <w:woUserID w:val="1"/>
            </w:rPr>
            <w:delText>进化树</w:delText>
          </w:r>
        </w:del>
      </w:ins>
      <w:ins w:id="2008" w:author="张春玲" w:date="2026-07-24T11:47:24Z">
        <w:del w:id="2009" w:author="杨东 [2]" w:date="2026-07-29T12:52:32Z">
          <w:r>
            <w:rPr>
              <w:rFonts w:hint="default" w:ascii="Tahoma" w:hAnsi="Tahoma" w:cs="Tahoma"/>
              <w:color w:val="000000"/>
              <w:szCs w:val="21"/>
              <w:highlight w:val="green"/>
              <w:shd w:val="clear" w:color="auto" w:fill="FFFFFF"/>
              <w:lang w:eastAsia="zh-CN"/>
              <w:woUserID w:val="1"/>
            </w:rPr>
            <w:delText>，</w:delText>
          </w:r>
        </w:del>
      </w:ins>
      <w:ins w:id="2010" w:author="张春玲" w:date="2026-07-24T11:47:37Z">
        <w:del w:id="2011" w:author="杨东 [2]" w:date="2026-07-29T12:52:32Z">
          <w:r>
            <w:rPr>
              <w:rFonts w:hint="default" w:ascii="Tahoma" w:hAnsi="Tahoma" w:cs="Tahoma"/>
              <w:color w:val="000000"/>
              <w:szCs w:val="21"/>
              <w:highlight w:val="green"/>
              <w:shd w:val="clear" w:color="auto" w:fill="FFFFFF"/>
              <w:lang w:eastAsia="zh-CN"/>
              <w:woUserID w:val="1"/>
            </w:rPr>
            <w:delText>基于</w:delText>
          </w:r>
        </w:del>
      </w:ins>
      <w:ins w:id="2012" w:author="张春玲" w:date="2026-07-24T11:47:26Z">
        <w:del w:id="2013" w:author="杨东 [2]" w:date="2026-07-29T12:52:32Z">
          <w:r>
            <w:rPr>
              <w:rFonts w:hint="default" w:ascii="Tahoma" w:hAnsi="Tahoma" w:cs="Tahoma"/>
              <w:color w:val="000000"/>
              <w:szCs w:val="21"/>
              <w:highlight w:val="green"/>
              <w:shd w:val="clear" w:color="auto" w:fill="FFFFFF"/>
              <w:lang w:eastAsia="zh-CN"/>
              <w:woUserID w:val="1"/>
            </w:rPr>
            <w:delText>snp</w:delText>
          </w:r>
        </w:del>
      </w:ins>
      <w:ins w:id="2014" w:author="张春玲" w:date="2026-07-24T11:47:42Z">
        <w:del w:id="2015" w:author="杨东 [2]" w:date="2026-07-29T12:52:32Z">
          <w:r>
            <w:rPr>
              <w:rFonts w:hint="default" w:ascii="Tahoma" w:hAnsi="Tahoma" w:cs="Tahoma"/>
              <w:color w:val="000000"/>
              <w:szCs w:val="21"/>
              <w:highlight w:val="green"/>
              <w:shd w:val="clear" w:color="auto" w:fill="FFFFFF"/>
              <w:lang w:eastAsia="zh-CN"/>
              <w:woUserID w:val="1"/>
            </w:rPr>
            <w:delText>传统</w:delText>
          </w:r>
        </w:del>
      </w:ins>
      <w:ins w:id="2016" w:author="张春玲" w:date="2026-07-24T11:47:53Z">
        <w:del w:id="2017" w:author="杨东 [2]" w:date="2026-07-29T12:52:32Z">
          <w:r>
            <w:rPr>
              <w:rFonts w:hint="default" w:ascii="Tahoma" w:hAnsi="Tahoma" w:cs="Tahoma"/>
              <w:color w:val="000000"/>
              <w:szCs w:val="21"/>
              <w:highlight w:val="green"/>
              <w:shd w:val="clear" w:color="auto" w:fill="FFFFFF"/>
              <w:lang w:eastAsia="zh-CN"/>
              <w:woUserID w:val="1"/>
            </w:rPr>
            <w:delText>生信</w:delText>
          </w:r>
        </w:del>
      </w:ins>
      <w:ins w:id="2018" w:author="张春玲" w:date="2026-07-24T11:47:44Z">
        <w:del w:id="2019" w:author="杨东 [2]" w:date="2026-07-29T12:52:32Z">
          <w:r>
            <w:rPr>
              <w:rFonts w:hint="default" w:ascii="Tahoma" w:hAnsi="Tahoma" w:cs="Tahoma"/>
              <w:color w:val="000000"/>
              <w:szCs w:val="21"/>
              <w:highlight w:val="green"/>
              <w:shd w:val="clear" w:color="auto" w:fill="FFFFFF"/>
              <w:lang w:eastAsia="zh-CN"/>
              <w:woUserID w:val="1"/>
            </w:rPr>
            <w:delText>方法</w:delText>
          </w:r>
        </w:del>
      </w:ins>
      <w:ins w:id="2020" w:author="张春玲" w:date="2026-07-24T11:47:46Z">
        <w:del w:id="2021" w:author="杨东 [2]" w:date="2026-07-29T12:52:32Z">
          <w:r>
            <w:rPr>
              <w:rFonts w:hint="default" w:ascii="Tahoma" w:hAnsi="Tahoma" w:cs="Tahoma"/>
              <w:color w:val="000000"/>
              <w:szCs w:val="21"/>
              <w:highlight w:val="green"/>
              <w:shd w:val="clear" w:color="auto" w:fill="FFFFFF"/>
              <w:lang w:eastAsia="zh-CN"/>
              <w:woUserID w:val="1"/>
            </w:rPr>
            <w:delText>对比</w:delText>
          </w:r>
        </w:del>
      </w:ins>
    </w:p>
    <w:p w14:paraId="70FA2AFE">
      <w:pPr>
        <w:rPr>
          <w:del w:id="2022" w:author="杨东 [2]" w:date="2026-07-29T12:52:32Z"/>
          <w:rFonts w:hint="default" w:ascii="Tahoma" w:hAnsi="Tahoma" w:cs="Tahoma"/>
          <w:color w:val="000000"/>
          <w:szCs w:val="21"/>
          <w:highlight w:val="green"/>
          <w:shd w:val="clear" w:color="auto" w:fill="FFFFFF"/>
          <w:lang w:eastAsia="zh-CN"/>
          <w:woUserID w:val="1"/>
        </w:rPr>
      </w:pPr>
      <w:ins w:id="2023" w:author="张春玲" w:date="2026-07-24T11:47:15Z">
        <w:del w:id="2024" w:author="杨东 [2]" w:date="2026-07-29T12:52:32Z">
          <w:r>
            <w:rPr>
              <w:rFonts w:hint="default" w:ascii="Tahoma" w:hAnsi="Tahoma" w:cs="Tahoma"/>
              <w:color w:val="000000"/>
              <w:szCs w:val="21"/>
              <w:highlight w:val="green"/>
              <w:shd w:val="clear" w:color="auto" w:fill="FFFFFF"/>
              <w:lang w:eastAsia="zh-CN"/>
              <w:woUserID w:val="1"/>
            </w:rPr>
            <w:delText xml:space="preserve">FST </w:delText>
          </w:r>
        </w:del>
      </w:ins>
      <w:ins w:id="2025" w:author="张春玲" w:date="2026-07-24T11:47:21Z">
        <w:del w:id="2026" w:author="杨东 [2]" w:date="2026-07-29T12:52:32Z">
          <w:r>
            <w:rPr>
              <w:rFonts w:hint="default" w:ascii="Tahoma" w:hAnsi="Tahoma" w:cs="Tahoma"/>
              <w:color w:val="000000"/>
              <w:szCs w:val="21"/>
              <w:highlight w:val="green"/>
              <w:shd w:val="clear" w:color="auto" w:fill="FFFFFF"/>
              <w:lang w:eastAsia="zh-CN"/>
              <w:woUserID w:val="1"/>
            </w:rPr>
            <w:delText>高中</w:delText>
          </w:r>
        </w:del>
      </w:ins>
      <w:ins w:id="2027" w:author="张春玲" w:date="2026-07-24T11:47:58Z">
        <w:del w:id="2028" w:author="杨东 [2]" w:date="2026-07-29T12:52:32Z">
          <w:r>
            <w:rPr>
              <w:rFonts w:hint="default" w:ascii="Tahoma" w:hAnsi="Tahoma" w:cs="Tahoma"/>
              <w:color w:val="000000"/>
              <w:szCs w:val="21"/>
              <w:highlight w:val="green"/>
              <w:shd w:val="clear" w:color="auto" w:fill="FFFFFF"/>
              <w:lang w:eastAsia="zh-CN"/>
              <w:woUserID w:val="1"/>
            </w:rPr>
            <w:delText>低</w:delText>
          </w:r>
        </w:del>
      </w:ins>
      <w:ins w:id="2029" w:author="张春玲" w:date="2026-07-24T11:48:03Z">
        <w:del w:id="2030" w:author="杨东 [2]" w:date="2026-07-29T12:52:32Z">
          <w:r>
            <w:rPr>
              <w:rFonts w:hint="default" w:ascii="Tahoma" w:hAnsi="Tahoma" w:cs="Tahoma"/>
              <w:color w:val="000000"/>
              <w:szCs w:val="21"/>
              <w:highlight w:val="green"/>
              <w:shd w:val="clear" w:color="auto" w:fill="FFFFFF"/>
              <w:lang w:eastAsia="zh-CN"/>
              <w:woUserID w:val="1"/>
            </w:rPr>
            <w:delText>分化程度</w:delText>
          </w:r>
        </w:del>
      </w:ins>
      <w:ins w:id="2031" w:author="张春玲" w:date="2026-07-24T11:48:04Z">
        <w:del w:id="2032" w:author="杨东 [2]" w:date="2026-07-29T12:52:32Z">
          <w:r>
            <w:rPr>
              <w:rFonts w:hint="default" w:ascii="Tahoma" w:hAnsi="Tahoma" w:cs="Tahoma"/>
              <w:color w:val="000000"/>
              <w:szCs w:val="21"/>
              <w:highlight w:val="green"/>
              <w:shd w:val="clear" w:color="auto" w:fill="FFFFFF"/>
              <w:lang w:eastAsia="zh-CN"/>
              <w:woUserID w:val="1"/>
            </w:rPr>
            <w:delText>的</w:delText>
          </w:r>
        </w:del>
      </w:ins>
      <w:ins w:id="2033" w:author="张春玲" w:date="2026-07-24T11:48:11Z">
        <w:del w:id="2034" w:author="杨东 [2]" w:date="2026-07-29T12:52:32Z">
          <w:r>
            <w:rPr>
              <w:rFonts w:hint="default" w:ascii="Tahoma" w:hAnsi="Tahoma" w:cs="Tahoma"/>
              <w:color w:val="000000"/>
              <w:szCs w:val="21"/>
              <w:highlight w:val="green"/>
              <w:shd w:val="clear" w:color="auto" w:fill="FFFFFF"/>
              <w:lang w:eastAsia="zh-CN"/>
              <w:woUserID w:val="1"/>
            </w:rPr>
            <w:delText>预测结果</w:delText>
          </w:r>
        </w:del>
      </w:ins>
    </w:p>
    <w:p w14:paraId="792C8809">
      <w:pPr>
        <w:rPr>
          <w:del w:id="2035" w:author="杨东 [2]" w:date="2026-07-29T12:52:32Z"/>
          <w:rFonts w:ascii="Tahoma" w:hAnsi="Tahoma" w:cs="Tahoma"/>
          <w:color w:val="000000"/>
          <w:szCs w:val="21"/>
          <w:shd w:val="clear" w:color="auto" w:fill="FFFFFF"/>
        </w:rPr>
      </w:pPr>
      <w:del w:id="2036" w:author="杨东 [2]" w:date="2026-07-29T12:52:32Z">
        <w:r>
          <w:rPr>
            <w:rFonts w:ascii="Tahoma" w:hAnsi="Tahoma" w:cs="Tahoma"/>
            <w:color w:val="000000"/>
            <w:szCs w:val="21"/>
          </w:rPr>
          <w:br w:type="textWrapping"/>
        </w:r>
      </w:del>
      <w:del w:id="2037" w:author="杨东 [2]" w:date="2026-07-29T12:52:32Z">
        <w:r>
          <w:rPr>
            <w:rFonts w:ascii="Tahoma" w:hAnsi="Tahoma" w:cs="Tahoma"/>
            <w:color w:val="000000"/>
            <w:szCs w:val="21"/>
            <w:shd w:val="clear" w:color="auto" w:fill="FFFFFF"/>
          </w:rPr>
          <w:delText xml:space="preserve">- The claim the attention-based ATLAS/CALM framework prioritizes biologically meaningful trait-associated loci is partially supported. Indeed, both example applications (Wx for glutinousness, GS3 for grain length) are large-effect, extensively characterized loci that are readily detected by essentially any standard genotype-phenotype method. They function more as positive controls than as a stress test of the approach's added value over conventional GWAS. </w:delText>
        </w:r>
      </w:del>
    </w:p>
    <w:p w14:paraId="77E35E16">
      <w:pPr>
        <w:rPr>
          <w:del w:id="2038" w:author="杨东 [2]" w:date="2026-07-29T12:52:32Z"/>
          <w:rFonts w:ascii="Tahoma" w:hAnsi="Tahoma" w:cs="Tahoma"/>
          <w:color w:val="000000"/>
          <w:szCs w:val="21"/>
          <w:highlight w:val="yellow"/>
          <w:shd w:val="clear" w:color="auto" w:fill="FFFFFF"/>
          <w:woUserID w:val="5"/>
        </w:rPr>
      </w:pPr>
      <w:del w:id="2039" w:author="杨东 [2]" w:date="2026-07-29T12:52:32Z">
        <w:r>
          <w:rPr>
            <w:rFonts w:ascii="Tahoma" w:hAnsi="Tahoma" w:cs="Tahoma"/>
            <w:color w:val="000000"/>
            <w:szCs w:val="21"/>
            <w:highlight w:val="yellow"/>
            <w:shd w:val="clear" w:color="auto" w:fill="FFFFFF"/>
            <w:woUserID w:val="5"/>
          </w:rPr>
          <w:delText>需要回复：</w:delText>
        </w:r>
      </w:del>
    </w:p>
    <w:p w14:paraId="093E3179">
      <w:pPr>
        <w:rPr>
          <w:del w:id="2040" w:author="杨东 [2]" w:date="2026-07-29T12:52:32Z"/>
          <w:rFonts w:ascii="Tahoma" w:hAnsi="Tahoma" w:cs="Tahoma"/>
          <w:color w:val="000000"/>
          <w:szCs w:val="21"/>
          <w:highlight w:val="yellow"/>
          <w:shd w:val="clear" w:color="auto" w:fill="FFFFFF"/>
        </w:rPr>
      </w:pPr>
      <w:del w:id="2041" w:author="杨东 [2]" w:date="2026-07-29T12:52:32Z">
        <w:r>
          <w:rPr>
            <w:rFonts w:ascii="Tahoma" w:hAnsi="Tahoma" w:cs="Tahoma"/>
            <w:color w:val="000000"/>
            <w:szCs w:val="21"/>
            <w:highlight w:val="yellow"/>
            <w:shd w:val="clear" w:color="auto" w:fill="FFFFFF"/>
            <w:woUserID w:val="5"/>
          </w:rPr>
          <w:delText>1.</w:delText>
        </w:r>
      </w:del>
      <w:del w:id="2042" w:author="杨东 [2]" w:date="2026-07-29T12:52:32Z">
        <w:r>
          <w:rPr>
            <w:rFonts w:ascii="Tahoma" w:hAnsi="Tahoma" w:cs="Tahoma"/>
            <w:color w:val="000000"/>
            <w:szCs w:val="21"/>
            <w:highlight w:val="yellow"/>
            <w:shd w:val="clear" w:color="auto" w:fill="FFFFFF"/>
          </w:rPr>
          <w:delText xml:space="preserve">The manuscript would be considerably strengthened by a systematic, blinded benchmark against </w:delText>
        </w:r>
      </w:del>
      <w:del w:id="2043" w:author="杨东 [2]" w:date="2026-07-29T12:52:32Z">
        <w:r>
          <w:rPr>
            <w:rFonts w:ascii="Tahoma" w:hAnsi="Tahoma" w:cs="Tahoma"/>
            <w:color w:val="000000"/>
            <w:szCs w:val="21"/>
            <w:highlight w:val="green"/>
            <w:shd w:val="clear" w:color="auto" w:fill="FFFFFF"/>
          </w:rPr>
          <w:delText>a broader panel of independently validated QTLs/causal variants</w:delText>
        </w:r>
      </w:del>
      <w:del w:id="2044" w:author="杨东 [2]" w:date="2026-07-29T12:52:32Z">
        <w:r>
          <w:rPr>
            <w:rFonts w:ascii="Tahoma" w:hAnsi="Tahoma" w:cs="Tahoma"/>
            <w:color w:val="000000"/>
            <w:szCs w:val="21"/>
            <w:highlight w:val="yellow"/>
            <w:shd w:val="clear" w:color="auto" w:fill="FFFFFF"/>
          </w:rPr>
          <w:delText xml:space="preserve">, including smaller-effect loci, where the authors argue attention-based approaches should have a comparative advantage. </w:delText>
        </w:r>
      </w:del>
    </w:p>
    <w:p w14:paraId="345D85D5">
      <w:pPr>
        <w:rPr>
          <w:del w:id="2045" w:author="杨东 [2]" w:date="2026-07-29T12:52:32Z"/>
          <w:rFonts w:ascii="Tahoma" w:hAnsi="Tahoma" w:cs="Tahoma"/>
          <w:color w:val="000000"/>
          <w:szCs w:val="21"/>
          <w:highlight w:val="cyan"/>
          <w:shd w:val="clear" w:color="auto" w:fill="FFFFFF"/>
        </w:rPr>
      </w:pPr>
      <w:del w:id="2046" w:author="杨东 [2]" w:date="2026-07-29T12:52:32Z">
        <w:r>
          <w:rPr>
            <w:rFonts w:ascii="Tahoma" w:hAnsi="Tahoma" w:cs="Tahoma"/>
            <w:color w:val="000000"/>
            <w:szCs w:val="21"/>
            <w:highlight w:val="cyan"/>
            <w:shd w:val="clear" w:color="auto" w:fill="FFFFFF"/>
            <w:woUserID w:val="5"/>
          </w:rPr>
          <w:delText>2.</w:delText>
        </w:r>
      </w:del>
      <w:del w:id="2047" w:author="杨东 [2]" w:date="2026-07-29T12:52:32Z">
        <w:r>
          <w:rPr>
            <w:rFonts w:ascii="Tahoma" w:hAnsi="Tahoma" w:cs="Tahoma"/>
            <w:color w:val="000000"/>
            <w:szCs w:val="21"/>
            <w:highlight w:val="cyan"/>
            <w:shd w:val="clear" w:color="auto" w:fill="FFFFFF"/>
          </w:rPr>
          <w:delText>Moreover, it would be interesting to report precision/recall or FDR-controlled statistics rather than single-locus anecdotes.</w:delText>
        </w:r>
      </w:del>
    </w:p>
    <w:p w14:paraId="5A727F43">
      <w:pPr>
        <w:rPr>
          <w:del w:id="2048" w:author="杨东 [2]" w:date="2026-07-29T12:52:32Z"/>
          <w:rFonts w:hint="eastAsia" w:ascii="Tahoma" w:hAnsi="Tahoma" w:cs="Tahoma"/>
          <w:color w:val="000000"/>
          <w:szCs w:val="21"/>
          <w:highlight w:val="cyan"/>
          <w:shd w:val="clear" w:color="auto" w:fill="FFFFFF"/>
          <w:lang w:val="en-US" w:eastAsia="zh-CN"/>
        </w:rPr>
      </w:pPr>
      <w:del w:id="2049" w:author="杨东 [2]" w:date="2026-07-29T12:52:32Z">
        <w:r>
          <w:rPr>
            <w:rFonts w:hint="eastAsia" w:ascii="Tahoma" w:hAnsi="Tahoma" w:cs="Tahoma"/>
            <w:color w:val="000000"/>
            <w:szCs w:val="21"/>
            <w:highlight w:val="green"/>
            <w:shd w:val="clear" w:color="auto" w:fill="FFFFFF"/>
            <w:lang w:val="en-US" w:eastAsia="zh-CN"/>
          </w:rPr>
          <w:delText>与前面问题重复---梁铖玮、李东旭、江金陵-小翠、刘玉琪</w:delText>
        </w:r>
      </w:del>
      <w:del w:id="2050" w:author="杨东 [2]" w:date="2026-07-29T12:52:32Z">
        <w:r>
          <w:rPr>
            <w:rFonts w:ascii="Tahoma" w:hAnsi="Tahoma" w:cs="Tahoma"/>
            <w:color w:val="000000"/>
            <w:szCs w:val="21"/>
          </w:rPr>
          <w:br w:type="textWrapping"/>
        </w:r>
      </w:del>
    </w:p>
    <w:p w14:paraId="30A2DC52">
      <w:pPr>
        <w:rPr>
          <w:del w:id="2051" w:author="杨东 [2]" w:date="2026-07-29T12:52:32Z"/>
          <w:rFonts w:hint="eastAsia" w:ascii="Tahoma" w:hAnsi="Tahoma" w:cs="Tahoma"/>
          <w:color w:val="000000"/>
          <w:szCs w:val="21"/>
          <w:highlight w:val="cyan"/>
          <w:shd w:val="clear" w:color="auto" w:fill="FFFFFF"/>
          <w:lang w:val="en-US" w:eastAsia="zh-CN"/>
        </w:rPr>
      </w:pPr>
      <w:del w:id="2052" w:author="杨东 [2]" w:date="2026-07-29T12:52:32Z">
        <w:r>
          <w:rPr>
            <w:rFonts w:hint="eastAsia" w:ascii="Tahoma" w:hAnsi="Tahoma" w:cs="Tahoma"/>
            <w:color w:val="000000"/>
            <w:szCs w:val="21"/>
            <w:highlight w:val="cyan"/>
            <w:shd w:val="clear" w:color="auto" w:fill="FFFFFF"/>
            <w:lang w:val="en-US" w:eastAsia="zh-CN"/>
          </w:rPr>
          <w:delText>添加：功能注释富集、</w:delText>
        </w:r>
      </w:del>
    </w:p>
    <w:p w14:paraId="2F396E75">
      <w:pPr>
        <w:rPr>
          <w:del w:id="2053" w:author="杨东 [2]" w:date="2026-07-29T12:52:32Z"/>
          <w:rFonts w:hint="default" w:ascii="Tahoma" w:hAnsi="Tahoma" w:cs="Tahoma"/>
          <w:color w:val="000000"/>
          <w:szCs w:val="21"/>
          <w:highlight w:val="cyan"/>
          <w:shd w:val="clear" w:color="auto" w:fill="FFFFFF"/>
          <w:lang w:val="en-US" w:eastAsia="zh-CN"/>
        </w:rPr>
      </w:pPr>
      <w:del w:id="2054" w:author="杨东 [2]" w:date="2026-07-29T12:52:32Z">
        <w:r>
          <w:rPr>
            <w:rFonts w:hint="eastAsia" w:ascii="Tahoma" w:hAnsi="Tahoma" w:cs="Tahoma"/>
            <w:color w:val="000000"/>
            <w:szCs w:val="21"/>
            <w:highlight w:val="cyan"/>
            <w:shd w:val="clear" w:color="auto" w:fill="FFFFFF"/>
            <w:lang w:val="en-US" w:eastAsia="zh-CN"/>
          </w:rPr>
          <w:delText>参考atlas</w:delText>
        </w:r>
      </w:del>
    </w:p>
    <w:p w14:paraId="24C592C1">
      <w:pPr>
        <w:rPr>
          <w:del w:id="2055" w:author="杨东 [2]" w:date="2026-07-29T12:52:32Z"/>
          <w:rFonts w:ascii="Tahoma" w:hAnsi="Tahoma" w:cs="Tahoma"/>
          <w:color w:val="000000"/>
          <w:szCs w:val="21"/>
          <w:highlight w:val="yellow"/>
          <w:shd w:val="clear" w:color="auto" w:fill="FFFFFF"/>
        </w:rPr>
      </w:pPr>
    </w:p>
    <w:p w14:paraId="69670BB4">
      <w:pPr>
        <w:rPr>
          <w:ins w:id="2056" w:author="傅帅" w:date="2026-07-16T20:02:32Z"/>
          <w:rFonts w:hint="default" w:ascii="Tahoma" w:hAnsi="Tahoma" w:cs="Tahoma"/>
          <w:color w:val="417FF9"/>
          <w:szCs w:val="21"/>
          <w:highlight w:val="yellow"/>
          <w:shd w:val="clear" w:color="auto" w:fill="FFFFFF"/>
          <w:woUserID w:val="5"/>
        </w:rPr>
      </w:pPr>
      <w:del w:id="2057" w:author="杨东 [2]" w:date="2026-07-29T12:52:32Z">
        <w:r>
          <w:rPr>
            <w:rFonts w:ascii="Tahoma" w:hAnsi="Tahoma" w:cs="Tahoma"/>
            <w:color w:val="000000"/>
            <w:szCs w:val="21"/>
            <w:highlight w:val="yellow"/>
          </w:rPr>
          <w:br w:type="textWrapping"/>
        </w:r>
      </w:del>
      <w:del w:id="2058" w:author="杨东 [2]" w:date="2026-07-29T12:52:32Z">
        <w:r>
          <w:rPr>
            <w:rFonts w:ascii="Tahoma" w:hAnsi="Tahoma" w:cs="Tahoma"/>
            <w:color w:val="000000"/>
            <w:szCs w:val="21"/>
          </w:rPr>
          <w:br w:type="textWrapping"/>
        </w:r>
      </w:del>
      <w:r>
        <w:rPr>
          <w:rFonts w:ascii="Tahoma" w:hAnsi="Tahoma" w:cs="Tahoma"/>
          <w:color w:val="000000"/>
          <w:szCs w:val="21"/>
          <w:shd w:val="clear" w:color="auto" w:fill="FFFFFF"/>
        </w:rPr>
        <w:t xml:space="preserve">- The claim that fine-tuned OGR accurately predicts transcript abundance from DNA sequence and multi-modal data is partially supported. The paper shows that chromosome-level correlations are strong, but as reported they primarily reflect concordance in the spatial pattern of expression along the genome within one accession, which can be driven by shared genomic/chromatin architecture rather than genotype-specific regulatory signal. </w:t>
      </w:r>
      <w:r>
        <w:rPr>
          <w:rFonts w:ascii="Tahoma" w:hAnsi="Tahoma" w:cs="Tahoma"/>
          <w:color w:val="000000"/>
          <w:szCs w:val="21"/>
          <w:highlight w:val="yellow"/>
          <w:shd w:val="clear" w:color="auto" w:fill="FFFFFF"/>
        </w:rPr>
        <w:t xml:space="preserve">I would ask the authors to report prediction accuracy for differential expression between genotypes/cultivars at matched loci, which is the more direct test of the model's stated goal of linking sequence variation to transcriptional output. </w:t>
      </w:r>
      <w:r>
        <w:rPr>
          <w:rFonts w:ascii="Tahoma" w:hAnsi="Tahoma" w:cs="Tahoma"/>
          <w:color w:val="417FF9"/>
          <w:szCs w:val="21"/>
          <w:highlight w:val="yellow"/>
          <w:shd w:val="clear" w:color="auto" w:fill="FFFFFF"/>
          <w:woUserID w:val="4"/>
        </w:rPr>
        <w:t>(Pearson delta, show result or acknowlege limitation, 杨东)</w:t>
      </w:r>
      <w:ins w:id="2059" w:author="傅帅" w:date="2026-07-17T09:41:44Z">
        <w:r>
          <w:rPr>
            <w:rFonts w:ascii="Tahoma" w:hAnsi="Tahoma" w:cs="Tahoma"/>
            <w:color w:val="417FF9"/>
            <w:szCs w:val="21"/>
            <w:highlight w:val="yellow"/>
            <w:shd w:val="clear" w:color="auto" w:fill="FFFFFF"/>
            <w:woUserID w:val="5"/>
          </w:rPr>
          <w:t>---</w:t>
        </w:r>
      </w:ins>
      <w:ins w:id="2060" w:author="傅帅" w:date="2026-07-17T09:41:51Z">
        <w:r>
          <w:rPr>
            <w:rFonts w:ascii="Tahoma" w:hAnsi="Tahoma" w:cs="Tahoma"/>
            <w:color w:val="417FF9"/>
            <w:szCs w:val="21"/>
            <w:highlight w:val="yellow"/>
            <w:shd w:val="clear" w:color="auto" w:fill="FFFFFF"/>
            <w:woUserID w:val="5"/>
          </w:rPr>
          <w:t>德尔塔</w:t>
        </w:r>
      </w:ins>
      <w:ins w:id="2061" w:author="傅帅" w:date="2026-07-17T09:41:53Z">
        <w:r>
          <w:rPr>
            <w:rFonts w:ascii="Tahoma" w:hAnsi="Tahoma" w:cs="Tahoma"/>
            <w:color w:val="417FF9"/>
            <w:szCs w:val="21"/>
            <w:highlight w:val="yellow"/>
            <w:shd w:val="clear" w:color="auto" w:fill="FFFFFF"/>
            <w:woUserID w:val="5"/>
          </w:rPr>
          <w:t>PCC、</w:t>
        </w:r>
      </w:ins>
      <w:ins w:id="2062" w:author="傅帅" w:date="2026-07-17T09:42:02Z">
        <w:r>
          <w:rPr>
            <w:rFonts w:ascii="Tahoma" w:hAnsi="Tahoma" w:cs="Tahoma"/>
            <w:color w:val="417FF9"/>
            <w:szCs w:val="21"/>
            <w:highlight w:val="yellow"/>
            <w:shd w:val="clear" w:color="auto" w:fill="FFFFFF"/>
            <w:woUserID w:val="5"/>
          </w:rPr>
          <w:t>logfoldchange</w:t>
        </w:r>
      </w:ins>
      <w:ins w:id="2063" w:author="傅帅" w:date="2026-07-17T09:42:24Z">
        <w:r>
          <w:rPr>
            <w:rFonts w:ascii="Tahoma" w:hAnsi="Tahoma" w:cs="Tahoma"/>
            <w:color w:val="417FF9"/>
            <w:szCs w:val="21"/>
            <w:highlight w:val="yellow"/>
            <w:shd w:val="clear" w:color="auto" w:fill="FFFFFF"/>
            <w:woUserID w:val="5"/>
          </w:rPr>
          <w:t>（</w:t>
        </w:r>
      </w:ins>
      <w:ins w:id="2064" w:author="傅帅" w:date="2026-07-17T09:42:28Z">
        <w:r>
          <w:rPr>
            <w:rFonts w:ascii="Tahoma" w:hAnsi="Tahoma" w:cs="Tahoma"/>
            <w:color w:val="417FF9"/>
            <w:szCs w:val="21"/>
            <w:highlight w:val="yellow"/>
            <w:shd w:val="clear" w:color="auto" w:fill="FFFFFF"/>
            <w:woUserID w:val="5"/>
          </w:rPr>
          <w:t>方向</w:t>
        </w:r>
      </w:ins>
      <w:ins w:id="2065" w:author="傅帅" w:date="2026-07-17T09:42:24Z">
        <w:r>
          <w:rPr>
            <w:rFonts w:ascii="Tahoma" w:hAnsi="Tahoma" w:cs="Tahoma"/>
            <w:color w:val="417FF9"/>
            <w:szCs w:val="21"/>
            <w:highlight w:val="yellow"/>
            <w:shd w:val="clear" w:color="auto" w:fill="FFFFFF"/>
            <w:woUserID w:val="5"/>
          </w:rPr>
          <w:t>）</w:t>
        </w:r>
      </w:ins>
    </w:p>
    <w:p w14:paraId="200CAF4B">
      <w:pPr>
        <w:rPr>
          <w:ins w:id="2066" w:author="傅帅" w:date="2026-07-16T20:02:40Z"/>
          <w:rFonts w:ascii="Tahoma" w:hAnsi="Tahoma" w:cs="Tahoma"/>
          <w:color w:val="000000"/>
          <w:szCs w:val="21"/>
          <w:shd w:val="clear" w:color="auto" w:fill="FFFFFF"/>
        </w:rPr>
      </w:pPr>
      <w:r>
        <w:rPr>
          <w:rFonts w:ascii="Tahoma" w:hAnsi="Tahoma" w:cs="Tahoma"/>
          <w:color w:val="000000"/>
          <w:szCs w:val="21"/>
          <w:shd w:val="clear" w:color="auto" w:fill="FFFFFF"/>
        </w:rPr>
        <w:t xml:space="preserve">The TAC1 splice-mutation case study is a single example and </w:t>
      </w:r>
      <w:r>
        <w:rPr>
          <w:rFonts w:ascii="Tahoma" w:hAnsi="Tahoma" w:cs="Tahoma"/>
          <w:color w:val="000000"/>
          <w:szCs w:val="21"/>
          <w:highlight w:val="yellow"/>
          <w:shd w:val="clear" w:color="auto" w:fill="FFFFFF"/>
        </w:rPr>
        <w:t>should be described as illustrative rather than as validating evidence.</w:t>
      </w:r>
      <w:r>
        <w:rPr>
          <w:rFonts w:ascii="Tahoma" w:hAnsi="Tahoma" w:cs="Tahoma"/>
          <w:color w:val="417FF9"/>
          <w:szCs w:val="21"/>
          <w:highlight w:val="yellow"/>
          <w:shd w:val="clear" w:color="auto" w:fill="FFFFFF"/>
          <w:woUserID w:val="4"/>
        </w:rPr>
        <w:t>(修改表述, 杨东)</w:t>
      </w:r>
      <w:r>
        <w:rPr>
          <w:rFonts w:ascii="Tahoma" w:hAnsi="Tahoma" w:cs="Tahoma"/>
          <w:color w:val="000000"/>
          <w:szCs w:val="21"/>
          <w:shd w:val="clear" w:color="auto" w:fill="FFFFFF"/>
        </w:rPr>
        <w:t xml:space="preserve"> </w:t>
      </w:r>
    </w:p>
    <w:p w14:paraId="0E29D943">
      <w:pPr>
        <w:rPr>
          <w:rFonts w:hint="default" w:ascii="Tahoma" w:hAnsi="Tahoma" w:cs="Tahoma"/>
          <w:color w:val="000000"/>
          <w:szCs w:val="21"/>
          <w:highlight w:val="yellow"/>
          <w:shd w:val="clear" w:color="auto" w:fill="FFFFFF"/>
          <w:woUserID w:val="5"/>
        </w:rPr>
      </w:pPr>
      <w:r>
        <w:rPr>
          <w:rFonts w:ascii="Tahoma" w:hAnsi="Tahoma" w:cs="Tahoma"/>
          <w:color w:val="000000"/>
          <w:szCs w:val="21"/>
          <w:shd w:val="clear" w:color="auto" w:fill="FFFFFF"/>
        </w:rPr>
        <w:t>For the multi-modal DNA+ATAC-seq model, the R² values are highly variable and the training set is very small.</w:t>
      </w:r>
      <w:r>
        <w:rPr>
          <w:rFonts w:ascii="Tahoma" w:hAnsi="Tahoma" w:cs="Tahoma"/>
          <w:color w:val="000000"/>
          <w:szCs w:val="21"/>
          <w:highlight w:val="yellow"/>
          <w:shd w:val="clear" w:color="auto" w:fill="FFFFFF"/>
        </w:rPr>
        <w:t xml:space="preserve"> I would suggest the authors discuss this sample-size limitation</w:t>
      </w:r>
      <w:r>
        <w:rPr>
          <w:rFonts w:hint="eastAsia" w:ascii="Tahoma" w:hAnsi="Tahoma" w:cs="Tahoma"/>
          <w:color w:val="000000"/>
          <w:szCs w:val="21"/>
          <w:highlight w:val="yellow"/>
          <w:shd w:val="clear" w:color="auto" w:fill="FFFFFF"/>
          <w:lang w:val="en-US" w:eastAsia="zh-CN"/>
        </w:rPr>
        <w:t xml:space="preserve"> </w:t>
      </w:r>
      <w:r>
        <w:rPr>
          <w:rFonts w:ascii="Tahoma" w:hAnsi="Tahoma" w:cs="Tahoma"/>
          <w:color w:val="000000"/>
          <w:szCs w:val="21"/>
          <w:highlight w:val="yellow"/>
          <w:shd w:val="clear" w:color="auto" w:fill="FFFFFF"/>
        </w:rPr>
        <w:t>explicitly and, if possible, extend evaluation to additional tissue/timepoint combinations.</w:t>
      </w:r>
      <w:ins w:id="2067" w:author="傅帅" w:date="2026-07-16T20:03:07Z">
        <w:r>
          <w:rPr>
            <w:rFonts w:ascii="Tahoma" w:hAnsi="Tahoma" w:cs="Tahoma"/>
            <w:color w:val="000000"/>
            <w:szCs w:val="21"/>
            <w:highlight w:val="yellow"/>
            <w:shd w:val="clear" w:color="auto" w:fill="FFFFFF"/>
            <w:woUserID w:val="5"/>
          </w:rPr>
          <w:t>---</w:t>
        </w:r>
      </w:ins>
      <w:ins w:id="2068" w:author="傅帅" w:date="2026-07-17T09:43:46Z">
        <w:r>
          <w:rPr>
            <w:rFonts w:ascii="Tahoma" w:hAnsi="Tahoma" w:cs="Tahoma"/>
            <w:color w:val="000000"/>
            <w:szCs w:val="21"/>
            <w:highlight w:val="yellow"/>
            <w:shd w:val="clear" w:color="auto" w:fill="FFFFFF"/>
            <w:woUserID w:val="5"/>
          </w:rPr>
          <w:t>小龙</w:t>
        </w:r>
      </w:ins>
      <w:ins w:id="2069" w:author="傅帅" w:date="2026-07-17T09:43:47Z">
        <w:r>
          <w:rPr>
            <w:rFonts w:ascii="Tahoma" w:hAnsi="Tahoma" w:cs="Tahoma"/>
            <w:color w:val="000000"/>
            <w:szCs w:val="21"/>
            <w:highlight w:val="yellow"/>
            <w:shd w:val="clear" w:color="auto" w:fill="FFFFFF"/>
            <w:woUserID w:val="5"/>
          </w:rPr>
          <w:t>，</w:t>
        </w:r>
      </w:ins>
      <w:ins w:id="2070" w:author="傅帅" w:date="2026-07-17T09:43:48Z">
        <w:r>
          <w:rPr>
            <w:rFonts w:ascii="Tahoma" w:hAnsi="Tahoma" w:cs="Tahoma"/>
            <w:color w:val="000000"/>
            <w:szCs w:val="21"/>
            <w:highlight w:val="yellow"/>
            <w:shd w:val="clear" w:color="auto" w:fill="FFFFFF"/>
            <w:woUserID w:val="5"/>
          </w:rPr>
          <w:t>与</w:t>
        </w:r>
      </w:ins>
      <w:ins w:id="2071" w:author="傅帅" w:date="2026-07-17T09:43:50Z">
        <w:r>
          <w:rPr>
            <w:rFonts w:ascii="Tahoma" w:hAnsi="Tahoma" w:cs="Tahoma"/>
            <w:color w:val="000000"/>
            <w:szCs w:val="21"/>
            <w:highlight w:val="yellow"/>
            <w:shd w:val="clear" w:color="auto" w:fill="FFFFFF"/>
            <w:woUserID w:val="5"/>
          </w:rPr>
          <w:t>R</w:t>
        </w:r>
      </w:ins>
      <w:ins w:id="2072" w:author="傅帅" w:date="2026-07-17T09:43:52Z">
        <w:r>
          <w:rPr>
            <w:rFonts w:ascii="Tahoma" w:hAnsi="Tahoma" w:cs="Tahoma"/>
            <w:color w:val="000000"/>
            <w:szCs w:val="21"/>
            <w:highlight w:val="yellow"/>
            <w:shd w:val="clear" w:color="auto" w:fill="FFFFFF"/>
            <w:woUserID w:val="5"/>
          </w:rPr>
          <w:t>eview</w:t>
        </w:r>
      </w:ins>
      <w:ins w:id="2073" w:author="傅帅" w:date="2026-07-17T09:43:55Z">
        <w:r>
          <w:rPr>
            <w:rFonts w:ascii="Tahoma" w:hAnsi="Tahoma" w:cs="Tahoma"/>
            <w:color w:val="000000"/>
            <w:szCs w:val="21"/>
            <w:highlight w:val="yellow"/>
            <w:shd w:val="clear" w:color="auto" w:fill="FFFFFF"/>
            <w:woUserID w:val="5"/>
          </w:rPr>
          <w:t>对齐</w:t>
        </w:r>
      </w:ins>
    </w:p>
    <w:p w14:paraId="732E21B2">
      <w:pPr>
        <w:rPr>
          <w:rFonts w:hint="default" w:ascii="Tahoma" w:hAnsi="Tahoma" w:cs="Tahoma" w:eastAsiaTheme="minorEastAsia"/>
          <w:color w:val="000000"/>
          <w:szCs w:val="21"/>
          <w:highlight w:val="green"/>
          <w:shd w:val="clear" w:color="auto" w:fill="FFFFFF"/>
          <w:lang w:val="en-US" w:eastAsia="zh-CN"/>
        </w:rPr>
      </w:pPr>
      <w:r>
        <w:rPr>
          <w:rFonts w:hint="eastAsia" w:ascii="Tahoma" w:hAnsi="Tahoma" w:cs="Tahoma"/>
          <w:color w:val="000000"/>
          <w:szCs w:val="21"/>
          <w:highlight w:val="green"/>
          <w:shd w:val="clear" w:color="auto" w:fill="FFFFFF"/>
          <w:lang w:val="en-US" w:eastAsia="zh-CN"/>
        </w:rPr>
        <w:t>徐煜、小龙、杨东</w:t>
      </w:r>
    </w:p>
    <w:p w14:paraId="0D388AF3">
      <w:pPr>
        <w:numPr>
          <w:ilvl w:val="0"/>
          <w:numId w:val="6"/>
        </w:numPr>
        <w:rPr>
          <w:rFonts w:hint="eastAsia" w:ascii="Tahoma" w:hAnsi="Tahoma" w:cs="Tahoma"/>
          <w:color w:val="000000"/>
          <w:szCs w:val="21"/>
          <w:highlight w:val="yellow"/>
          <w:shd w:val="clear" w:color="auto" w:fill="FFFFFF"/>
          <w:lang w:val="en-US" w:eastAsia="zh-CN"/>
        </w:rPr>
      </w:pPr>
      <w:r>
        <w:rPr>
          <w:rFonts w:hint="eastAsia" w:ascii="Tahoma" w:hAnsi="Tahoma" w:cs="Tahoma"/>
          <w:color w:val="000000"/>
          <w:szCs w:val="21"/>
          <w:highlight w:val="yellow"/>
          <w:shd w:val="clear" w:color="auto" w:fill="FFFFFF"/>
          <w:lang w:val="en-US" w:eastAsia="zh-CN"/>
        </w:rPr>
        <w:t>可补充基因级别指标---</w:t>
      </w:r>
      <w:r>
        <w:rPr>
          <w:rFonts w:hint="default" w:ascii="Tahoma" w:hAnsi="Tahoma" w:cs="Tahoma"/>
          <w:color w:val="000000"/>
          <w:szCs w:val="21"/>
          <w:highlight w:val="yellow"/>
          <w:shd w:val="clear" w:color="auto" w:fill="FFFFFF"/>
          <w:lang w:eastAsia="zh-CN"/>
          <w:woUserID w:val="4"/>
        </w:rPr>
        <w:t>杨东</w:t>
      </w:r>
    </w:p>
    <w:p w14:paraId="3DDABFBE">
      <w:pPr>
        <w:numPr>
          <w:ilvl w:val="0"/>
          <w:numId w:val="6"/>
        </w:numPr>
        <w:rPr>
          <w:rFonts w:ascii="Tahoma" w:hAnsi="Tahoma" w:cs="Tahoma"/>
          <w:color w:val="000000"/>
          <w:szCs w:val="21"/>
          <w:highlight w:val="yellow"/>
          <w:shd w:val="clear" w:color="auto" w:fill="FFFFFF"/>
        </w:rPr>
      </w:pPr>
      <w:r>
        <w:rPr>
          <w:rFonts w:ascii="Tahoma" w:hAnsi="Tahoma" w:cs="Tahoma"/>
          <w:color w:val="417FF9"/>
          <w:szCs w:val="21"/>
          <w:woUserID w:val="4"/>
        </w:rPr>
        <w:t xml:space="preserve">Panicle, ZS97, 跨时期, ATAC + RNA. 小龙. </w:t>
      </w:r>
    </w:p>
    <w:p w14:paraId="739DEED5">
      <w:pPr>
        <w:numPr>
          <w:ilvl w:val="0"/>
          <w:numId w:val="6"/>
        </w:numPr>
        <w:rPr>
          <w:rFonts w:ascii="Tahoma" w:hAnsi="Tahoma" w:cs="Tahoma"/>
          <w:color w:val="000000"/>
          <w:szCs w:val="21"/>
          <w:highlight w:val="yellow"/>
          <w:shd w:val="clear" w:color="auto" w:fill="FFFFFF"/>
        </w:rPr>
      </w:pPr>
      <w:r>
        <w:rPr>
          <w:rFonts w:ascii="Tahoma" w:hAnsi="Tahoma" w:cs="Tahoma"/>
          <w:color w:val="417FF9"/>
          <w:szCs w:val="21"/>
          <w:woUserID w:val="4"/>
        </w:rPr>
        <w:t xml:space="preserve">在disscussion中补充dataset limitation, 傅老师统筹. </w:t>
      </w:r>
    </w:p>
    <w:p w14:paraId="20DEB8FC">
      <w:pPr>
        <w:numPr>
          <w:ilvl w:val="0"/>
          <w:numId w:val="6"/>
        </w:numPr>
        <w:rPr>
          <w:del w:id="2074" w:author="杨东 [2]" w:date="2026-07-29T12:52:50Z"/>
          <w:rFonts w:ascii="Tahoma" w:hAnsi="Tahoma" w:cs="Tahoma"/>
          <w:color w:val="000000"/>
          <w:szCs w:val="21"/>
          <w:highlight w:val="yellow"/>
          <w:shd w:val="clear" w:color="auto" w:fill="FFFFFF"/>
        </w:rPr>
      </w:pPr>
      <w:r>
        <w:rPr>
          <w:rFonts w:ascii="Tahoma" w:hAnsi="Tahoma" w:cs="Tahoma"/>
          <w:color w:val="417FF9"/>
          <w:szCs w:val="21"/>
          <w:woUserID w:val="4"/>
        </w:rPr>
        <w:t>RNA表达模型, 代码bug导致R^2很低. 重跑. 杨东.</w:t>
      </w:r>
      <w:r>
        <w:rPr>
          <w:rFonts w:ascii="Tahoma" w:hAnsi="Tahoma" w:cs="Tahoma"/>
          <w:color w:val="000000"/>
          <w:szCs w:val="21"/>
        </w:rPr>
        <w:br w:type="textWrapping"/>
      </w:r>
      <w:del w:id="2075" w:author="杨东 [2]" w:date="2026-07-29T12:52:51Z">
        <w:r>
          <w:rPr>
            <w:rFonts w:ascii="Tahoma" w:hAnsi="Tahoma" w:cs="Tahoma"/>
            <w:color w:val="000000"/>
            <w:szCs w:val="21"/>
          </w:rPr>
          <w:br w:type="textWrapping"/>
        </w:r>
      </w:del>
      <w:del w:id="2076" w:author="杨东 [2]" w:date="2026-07-29T12:52:51Z">
        <w:r>
          <w:rPr>
            <w:rFonts w:ascii="Tahoma" w:hAnsi="Tahoma" w:cs="Tahoma"/>
            <w:color w:val="000000"/>
            <w:szCs w:val="21"/>
            <w:shd w:val="clear" w:color="auto" w:fill="FFFFFF"/>
          </w:rPr>
          <w:delText>-</w:delText>
        </w:r>
      </w:del>
      <w:del w:id="2077" w:author="杨东 [2]" w:date="2026-07-29T12:52:50Z">
        <w:r>
          <w:rPr>
            <w:rFonts w:ascii="Tahoma" w:hAnsi="Tahoma" w:cs="Tahoma"/>
            <w:color w:val="000000"/>
            <w:szCs w:val="21"/>
            <w:shd w:val="clear" w:color="auto" w:fill="FFFFFF"/>
          </w:rPr>
          <w:delText xml:space="preserve"> The comparison against the most relevant class of models should be better addressed. </w:delText>
        </w:r>
      </w:del>
      <w:del w:id="2078" w:author="杨东 [2]" w:date="2026-07-29T12:52:50Z">
        <w:r>
          <w:rPr>
            <w:rFonts w:ascii="Tahoma" w:hAnsi="Tahoma" w:cs="Tahoma"/>
            <w:color w:val="000000"/>
            <w:szCs w:val="21"/>
            <w:highlight w:val="yellow"/>
            <w:shd w:val="clear" w:color="auto" w:fill="FFFFFF"/>
          </w:rPr>
          <w:delText>Indeed, the introduction explicitly frames OGR relative to AlphaGenome, Evo2, NTv3, and Genos as the long-context/multi-species state of the art, but none of these appear in the Table 2 benchmark.</w:delText>
        </w:r>
      </w:del>
      <w:del w:id="2079" w:author="杨东 [2]" w:date="2026-07-29T12:52:50Z">
        <w:r>
          <w:rPr>
            <w:rFonts w:ascii="Tahoma" w:hAnsi="Tahoma" w:cs="Tahoma"/>
            <w:color w:val="000000"/>
            <w:szCs w:val="21"/>
            <w:shd w:val="clear" w:color="auto" w:fill="FFFFFF"/>
          </w:rPr>
          <w:delText xml:space="preserve"> Given that these are the closest architectural comparators (long context, single-nucleotide or near-single-nucleotide resolution), their omission is a significant gap. </w:delText>
        </w:r>
      </w:del>
      <w:del w:id="2080" w:author="杨东 [2]" w:date="2026-07-29T12:52:50Z">
        <w:r>
          <w:rPr>
            <w:rFonts w:ascii="Tahoma" w:hAnsi="Tahoma" w:cs="Tahoma"/>
            <w:color w:val="000000"/>
            <w:szCs w:val="21"/>
            <w:highlight w:val="yellow"/>
            <w:shd w:val="clear" w:color="auto" w:fill="FFFFFF"/>
          </w:rPr>
          <w:delText>If a full retraining-free comparison is difficult to perform, I would ask the authors to at least report zero-shot embedding comparisons or discuss why these models were excluded.</w:delText>
        </w:r>
      </w:del>
    </w:p>
    <w:p w14:paraId="26554FDF">
      <w:pPr>
        <w:rPr>
          <w:ins w:id="2081" w:author="朱燊鋆" w:date="2026-07-20T16:33:22Z"/>
          <w:del w:id="2082" w:author="杨东 [2]" w:date="2026-07-29T12:52:50Z"/>
          <w:rFonts w:ascii="Tahoma" w:hAnsi="Tahoma" w:cs="Tahoma"/>
          <w:color w:val="000000"/>
          <w:szCs w:val="21"/>
        </w:rPr>
      </w:pPr>
      <w:del w:id="2083" w:author="杨东 [2]" w:date="2026-07-29T12:52:50Z">
        <w:r>
          <w:rPr>
            <w:rFonts w:hint="eastAsia" w:ascii="Tahoma" w:hAnsi="Tahoma" w:cs="Tahoma"/>
            <w:color w:val="000000"/>
            <w:szCs w:val="21"/>
            <w:highlight w:val="green"/>
            <w:shd w:val="clear" w:color="auto" w:fill="FFFFFF"/>
            <w:lang w:val="en-US" w:eastAsia="zh-CN"/>
          </w:rPr>
          <w:delText>---小朱、李茜、贾昕晔</w:delText>
        </w:r>
      </w:del>
      <w:del w:id="2084" w:author="杨东 [2]" w:date="2026-07-29T12:52:50Z">
        <w:r>
          <w:rPr>
            <w:rFonts w:ascii="Tahoma" w:hAnsi="Tahoma" w:cs="Tahoma"/>
            <w:color w:val="000000"/>
            <w:szCs w:val="21"/>
          </w:rPr>
          <w:br w:type="textWrapping"/>
        </w:r>
      </w:del>
    </w:p>
    <w:p w14:paraId="0CB7C57E">
      <w:pPr>
        <w:rPr>
          <w:del w:id="2085" w:author="杨东 [2]" w:date="2026-07-29T12:52:50Z"/>
          <w:rFonts w:hint="eastAsia" w:ascii="Tahoma" w:hAnsi="Tahoma" w:cs="Tahoma"/>
          <w:color w:val="000000"/>
          <w:szCs w:val="21"/>
          <w:highlight w:val="green"/>
          <w:shd w:val="clear" w:color="auto" w:fill="FFFFFF"/>
          <w:lang w:val="en-US" w:eastAsia="zh-CN"/>
        </w:rPr>
      </w:pPr>
      <w:ins w:id="2086" w:author="朱燊鋆" w:date="2026-07-20T16:33:25Z">
        <w:del w:id="2087" w:author="杨东 [2]" w:date="2026-07-29T12:52:50Z">
          <w:r>
            <w:rPr>
              <w:rFonts w:ascii="Tahoma" w:hAnsi="Tahoma" w:cs="Tahoma"/>
              <w:color w:val="000000"/>
              <w:szCs w:val="21"/>
              <w:woUserID w:val="7"/>
            </w:rPr>
            <w:delText>We agree that comparisons with recent long-context genome foundation models are important. Accordingly, we have added benchmark results for NTv3 and Evo2 and updated the corresponding discussion in the revised manuscript.</w:delText>
          </w:r>
        </w:del>
      </w:ins>
      <w:del w:id="2088" w:author="杨东 [2]" w:date="2026-07-29T12:52:50Z">
        <w:r>
          <w:rPr>
            <w:rFonts w:ascii="Tahoma" w:hAnsi="Tahoma" w:cs="Tahoma"/>
            <w:color w:val="000000"/>
            <w:szCs w:val="21"/>
          </w:rPr>
          <w:br w:type="textWrapping"/>
        </w:r>
      </w:del>
      <w:del w:id="2089" w:author="杨东 [2]" w:date="2026-07-29T12:52:50Z">
        <w:r>
          <w:rPr>
            <w:rFonts w:ascii="Tahoma" w:hAnsi="Tahoma" w:cs="Tahoma"/>
            <w:color w:val="000000"/>
            <w:szCs w:val="21"/>
          </w:rPr>
          <w:br w:type="textWrapping"/>
        </w:r>
      </w:del>
      <w:del w:id="2090" w:author="杨东 [2]" w:date="2026-07-29T12:52:50Z">
        <w:r>
          <w:rPr>
            <w:rFonts w:ascii="Tahoma" w:hAnsi="Tahoma" w:cs="Tahoma"/>
            <w:color w:val="000000"/>
            <w:szCs w:val="21"/>
            <w:shd w:val="clear" w:color="auto" w:fill="FFFFFF"/>
          </w:rPr>
          <w:delText>3. OTHER COMMENTS</w:delText>
        </w:r>
      </w:del>
      <w:del w:id="2091" w:author="杨东 [2]" w:date="2026-07-29T12:52:50Z">
        <w:r>
          <w:rPr>
            <w:rFonts w:ascii="Tahoma" w:hAnsi="Tahoma" w:cs="Tahoma"/>
            <w:color w:val="000000"/>
            <w:szCs w:val="21"/>
          </w:rPr>
          <w:br w:type="textWrapping"/>
        </w:r>
      </w:del>
      <w:del w:id="2092" w:author="杨东 [2]" w:date="2026-07-29T12:52:50Z">
        <w:r>
          <w:rPr>
            <w:rFonts w:ascii="Tahoma" w:hAnsi="Tahoma" w:cs="Tahoma"/>
            <w:color w:val="000000"/>
            <w:szCs w:val="21"/>
          </w:rPr>
          <w:br w:type="textWrapping"/>
        </w:r>
      </w:del>
      <w:del w:id="2093" w:author="杨东 [2]" w:date="2026-07-29T12:52:50Z">
        <w:r>
          <w:rPr>
            <w:rFonts w:ascii="Tahoma" w:hAnsi="Tahoma" w:cs="Tahoma"/>
            <w:color w:val="000000"/>
            <w:szCs w:val="21"/>
            <w:shd w:val="clear" w:color="auto" w:fill="FFFFFF"/>
          </w:rPr>
          <w:delText>- No confidence intervals, standard deviations across seeds, or significance testing are reported for any of the 26 benchmark tasks in Table 2. Repeated runs or bootstrapped confidence intervals would substantially strengthen the comparative claims.</w:delText>
        </w:r>
      </w:del>
      <w:del w:id="2094" w:author="杨东 [2]" w:date="2026-07-29T12:52:50Z">
        <w:r>
          <w:rPr>
            <w:rFonts w:hint="eastAsia" w:ascii="Tahoma" w:hAnsi="Tahoma" w:cs="Tahoma"/>
            <w:color w:val="000000"/>
            <w:szCs w:val="21"/>
            <w:highlight w:val="green"/>
            <w:shd w:val="clear" w:color="auto" w:fill="FFFFFF"/>
            <w:lang w:val="en-US" w:eastAsia="zh-CN"/>
          </w:rPr>
          <w:delText>---小朱</w:delText>
        </w:r>
      </w:del>
    </w:p>
    <w:p w14:paraId="61CFD96D">
      <w:pPr>
        <w:rPr>
          <w:ins w:id="2095" w:author="朱燊鋆" w:date="2026-07-20T16:19:24Z"/>
          <w:del w:id="2096" w:author="杨东 [2]" w:date="2026-07-29T12:52:50Z"/>
          <w:rFonts w:ascii="Tahoma" w:hAnsi="Tahoma" w:cs="Tahoma"/>
          <w:color w:val="000000"/>
          <w:szCs w:val="21"/>
        </w:rPr>
      </w:pPr>
    </w:p>
    <w:p w14:paraId="69EDFCDE">
      <w:pPr>
        <w:rPr>
          <w:ins w:id="2097" w:author="朱燊鋆" w:date="2026-07-20T16:19:24Z"/>
          <w:del w:id="2098" w:author="杨东 [2]" w:date="2026-07-29T12:52:50Z"/>
          <w:rFonts w:hint="default" w:ascii="Tahoma" w:hAnsi="Tahoma" w:cs="Tahoma"/>
          <w:color w:val="000000"/>
          <w:szCs w:val="21"/>
          <w:woUserID w:val="7"/>
        </w:rPr>
      </w:pPr>
      <w:ins w:id="2099" w:author="朱燊鋆" w:date="2026-07-20T16:19:28Z">
        <w:del w:id="2100" w:author="杨东 [2]" w:date="2026-07-29T12:52:50Z">
          <w:r>
            <w:rPr>
              <w:rFonts w:ascii="Tahoma" w:hAnsi="Tahoma" w:cs="Tahoma"/>
              <w:color w:val="000000"/>
              <w:szCs w:val="21"/>
              <w:woUserID w:val="7"/>
            </w:rPr>
            <w:delText>We agree that reporting statistical measures such as standard deviations or confidence intervals would further strengthen the comparisons. Our benchmark follows the common evaluation protocol adopted in previous genome foundation model studies, where each benchmark is evaluated using a single standardized run. We will consider incorporating repeated runs and statistical analyses in future work</w:delText>
          </w:r>
        </w:del>
      </w:ins>
      <w:ins w:id="2101" w:author="朱燊鋆" w:date="2026-07-20T16:20:14Z">
        <w:del w:id="2102" w:author="杨东 [2]" w:date="2026-07-29T12:52:50Z">
          <w:r>
            <w:rPr>
              <w:rFonts w:ascii="Tahoma" w:hAnsi="Tahoma" w:cs="Tahoma"/>
              <w:color w:val="000000"/>
              <w:szCs w:val="21"/>
              <w:woUserID w:val="7"/>
            </w:rPr>
            <w:delText>.</w:delText>
          </w:r>
        </w:del>
      </w:ins>
    </w:p>
    <w:p w14:paraId="029F5271">
      <w:pPr>
        <w:rPr>
          <w:del w:id="2103" w:author="杨东 [2]" w:date="2026-07-29T12:52:50Z"/>
          <w:rFonts w:hint="default" w:ascii="Tahoma" w:hAnsi="Tahoma" w:cs="Tahoma"/>
          <w:color w:val="000000"/>
          <w:szCs w:val="21"/>
          <w:highlight w:val="yellow"/>
          <w:shd w:val="clear" w:color="auto" w:fill="FFFFFF"/>
          <w:lang w:val="en-US" w:eastAsia="zh-CN"/>
        </w:rPr>
      </w:pPr>
      <w:del w:id="2104" w:author="杨东 [2]" w:date="2026-07-29T12:52:50Z">
        <w:r>
          <w:rPr>
            <w:rFonts w:ascii="Tahoma" w:hAnsi="Tahoma" w:cs="Tahoma"/>
            <w:color w:val="000000"/>
            <w:szCs w:val="21"/>
          </w:rPr>
          <w:br w:type="textWrapping"/>
        </w:r>
      </w:del>
      <w:del w:id="2105" w:author="杨东 [2]" w:date="2026-07-29T12:52:50Z">
        <w:r>
          <w:rPr>
            <w:rFonts w:ascii="Tahoma" w:hAnsi="Tahoma" w:cs="Tahoma"/>
            <w:color w:val="000000"/>
            <w:szCs w:val="21"/>
            <w:shd w:val="clear" w:color="auto" w:fill="FFFFFF"/>
          </w:rPr>
          <w:delText xml:space="preserve">- The pre-training corpus composition (257 cultivated / 165 wild accessions, largely sourced from the 3KRGP with Chinese landraces predominating and a smaller Japanese subset) suggests possible geographic bias toward East and Southeast Asian germplasm. </w:delText>
        </w:r>
      </w:del>
      <w:del w:id="2106" w:author="杨东 [2]" w:date="2026-07-29T12:52:50Z">
        <w:r>
          <w:rPr>
            <w:rFonts w:ascii="Tahoma" w:hAnsi="Tahoma" w:cs="Tahoma"/>
            <w:color w:val="000000"/>
            <w:szCs w:val="21"/>
            <w:highlight w:val="yellow"/>
            <w:shd w:val="clear" w:color="auto" w:fill="FFFFFF"/>
          </w:rPr>
          <w:delText>A brief discussion of representativeness (e.g., African rice, South Asian landraces) would be useful context for readers assessing generalizability.</w:delText>
        </w:r>
      </w:del>
      <w:del w:id="2107" w:author="杨东 [2]" w:date="2026-07-29T12:52:50Z">
        <w:r>
          <w:rPr>
            <w:rFonts w:hint="eastAsia" w:ascii="Tahoma" w:hAnsi="Tahoma" w:cs="Tahoma"/>
            <w:color w:val="000000"/>
            <w:szCs w:val="21"/>
            <w:highlight w:val="yellow"/>
            <w:shd w:val="clear" w:color="auto" w:fill="FFFFFF"/>
            <w:lang w:val="en-US" w:eastAsia="zh-CN"/>
          </w:rPr>
          <w:delText>---可补充解释</w:delText>
        </w:r>
      </w:del>
      <w:del w:id="2108" w:author="杨东 [2]" w:date="2026-07-29T12:52:50Z">
        <w:r>
          <w:rPr>
            <w:rFonts w:hint="eastAsia" w:ascii="Tahoma" w:hAnsi="Tahoma" w:cs="Tahoma"/>
            <w:color w:val="000000"/>
            <w:szCs w:val="21"/>
            <w:highlight w:val="green"/>
            <w:shd w:val="clear" w:color="auto" w:fill="FFFFFF"/>
            <w:lang w:val="en-US" w:eastAsia="zh-CN"/>
          </w:rPr>
          <w:delText>---傅帅-樊老师</w:delText>
        </w:r>
      </w:del>
    </w:p>
    <w:p w14:paraId="570FB68C">
      <w:pPr>
        <w:rPr>
          <w:del w:id="2109" w:author="杨东 [2]" w:date="2026-07-29T12:52:50Z"/>
          <w:rFonts w:hint="eastAsia" w:ascii="Tahoma" w:hAnsi="Tahoma" w:cs="Tahoma"/>
          <w:color w:val="000000"/>
          <w:szCs w:val="21"/>
          <w:highlight w:val="yellow"/>
          <w:shd w:val="clear" w:color="auto" w:fill="FFFFFF"/>
          <w:lang w:val="en-US" w:eastAsia="zh-CN"/>
        </w:rPr>
      </w:pPr>
    </w:p>
    <w:p w14:paraId="610B0368">
      <w:pPr>
        <w:rPr>
          <w:del w:id="2110" w:author="杨东 [2]" w:date="2026-07-29T12:52:50Z"/>
          <w:rFonts w:hint="default" w:ascii="Tahoma" w:hAnsi="Tahoma" w:cs="Tahoma" w:eastAsiaTheme="minorEastAsia"/>
          <w:color w:val="000000"/>
          <w:szCs w:val="21"/>
          <w:highlight w:val="yellow"/>
          <w:shd w:val="clear" w:color="auto" w:fill="FFFFFF"/>
          <w:lang w:val="en-US" w:eastAsia="zh-CN"/>
        </w:rPr>
      </w:pPr>
      <w:del w:id="2111" w:author="杨东 [2]" w:date="2026-07-29T12:52:50Z">
        <w:r>
          <w:rPr>
            <w:rFonts w:ascii="Tahoma" w:hAnsi="Tahoma" w:cs="Tahoma"/>
            <w:color w:val="000000"/>
            <w:szCs w:val="21"/>
            <w:highlight w:val="yellow"/>
          </w:rPr>
          <w:br w:type="textWrapping"/>
        </w:r>
      </w:del>
      <w:del w:id="2112" w:author="杨东 [2]" w:date="2026-07-29T12:52:50Z">
        <w:r>
          <w:rPr>
            <w:rFonts w:ascii="Tahoma" w:hAnsi="Tahoma" w:cs="Tahoma"/>
            <w:color w:val="000000"/>
            <w:szCs w:val="21"/>
            <w:shd w:val="clear" w:color="auto" w:fill="FFFFFF"/>
          </w:rPr>
          <w:delText>-</w:delText>
        </w:r>
      </w:del>
      <w:del w:id="2113" w:author="杨东 [2]" w:date="2026-07-29T12:52:50Z">
        <w:r>
          <w:rPr>
            <w:rFonts w:ascii="Tahoma" w:hAnsi="Tahoma" w:cs="Tahoma"/>
            <w:color w:val="000000"/>
            <w:szCs w:val="21"/>
            <w:highlight w:val="yellow"/>
            <w:shd w:val="clear" w:color="auto" w:fill="FFFFFF"/>
          </w:rPr>
          <w:delText xml:space="preserve"> The MoE routing mechanism is prominently diagrammed (Figure 1) and motivated by its purported ability to allocate distinct experts to "structurally simple repetitive regions" versus "functionally complex regulatory elements" but no expert-utilization or routing-interpretability analysis is presented to support this claim.</w:delText>
        </w:r>
      </w:del>
      <w:del w:id="2114" w:author="杨东 [2]" w:date="2026-07-29T12:52:50Z">
        <w:r>
          <w:rPr>
            <w:rFonts w:ascii="Tahoma" w:hAnsi="Tahoma" w:cs="Tahoma"/>
            <w:color w:val="000000"/>
            <w:szCs w:val="21"/>
            <w:shd w:val="clear" w:color="auto" w:fill="FFFFFF"/>
          </w:rPr>
          <w:delText xml:space="preserve"> </w:delText>
        </w:r>
      </w:del>
      <w:del w:id="2115" w:author="杨东 [2]" w:date="2026-07-29T12:52:50Z">
        <w:r>
          <w:rPr>
            <w:rFonts w:ascii="Tahoma" w:hAnsi="Tahoma" w:cs="Tahoma"/>
            <w:color w:val="000000"/>
            <w:szCs w:val="21"/>
            <w:highlight w:val="yellow"/>
            <w:shd w:val="clear" w:color="auto" w:fill="FFFFFF"/>
          </w:rPr>
          <w:delText>Even a basic post-hoc analysis of expert activation patterns across annotated genomic feature classes would substantiate this design rationale.</w:delText>
        </w:r>
      </w:del>
      <w:del w:id="2116" w:author="杨东 [2]" w:date="2026-07-29T12:52:50Z">
        <w:r>
          <w:rPr>
            <w:rFonts w:hint="eastAsia" w:ascii="Tahoma" w:hAnsi="Tahoma" w:cs="Tahoma"/>
            <w:color w:val="000000"/>
            <w:szCs w:val="21"/>
            <w:highlight w:val="green"/>
            <w:shd w:val="clear" w:color="auto" w:fill="FFFFFF"/>
            <w:lang w:val="en-US" w:eastAsia="zh-CN"/>
          </w:rPr>
          <w:delText>---张军阳</w:delText>
        </w:r>
      </w:del>
    </w:p>
    <w:p w14:paraId="2AF2DCB5">
      <w:pPr>
        <w:rPr>
          <w:ins w:id="2117" w:author="张军阳" w:date="2026-07-17T16:19:12Z"/>
          <w:del w:id="2118" w:author="杨东 [2]" w:date="2026-07-29T12:52:50Z"/>
          <w:rFonts w:ascii="Tahoma" w:hAnsi="Tahoma" w:cs="Tahoma"/>
          <w:color w:val="000000"/>
          <w:szCs w:val="21"/>
          <w:highlight w:val="yellow"/>
          <w:shd w:val="clear" w:color="auto" w:fill="FFFFFF"/>
        </w:rPr>
      </w:pPr>
    </w:p>
    <w:p w14:paraId="1BE386B4">
      <w:pPr>
        <w:rPr>
          <w:ins w:id="2119" w:author="张军阳" w:date="2026-07-17T16:19:12Z"/>
          <w:del w:id="2120" w:author="杨东 [2]" w:date="2026-07-29T12:52:50Z"/>
          <w:rFonts w:hint="default" w:ascii="Tahoma" w:hAnsi="Tahoma" w:cs="Tahoma"/>
          <w:color w:val="A9D18E"/>
          <w:szCs w:val="21"/>
          <w:highlight w:val="none"/>
          <w:shd w:val="clear" w:color="auto" w:fill="FFFFFF"/>
          <w:rPrChange w:id="2121" w:author="张军阳" w:date="2026-07-17T16:44:24Z">
            <w:rPr>
              <w:ins w:id="2122" w:author="张军阳" w:date="2026-07-17T16:19:12Z"/>
              <w:del w:id="2123" w:author="杨东 [2]" w:date="2026-07-29T12:52:50Z"/>
              <w:rFonts w:hint="default" w:ascii="Tahoma" w:hAnsi="Tahoma" w:cs="Tahoma"/>
              <w:color w:val="000000"/>
              <w:szCs w:val="21"/>
              <w:highlight w:val="yellow"/>
              <w:shd w:val="clear" w:color="auto" w:fill="FFFFFF"/>
              <w:woUserID w:val="2"/>
            </w:rPr>
          </w:rPrChange>
          <w:woUserID w:val="2"/>
        </w:rPr>
      </w:pPr>
      <w:ins w:id="2124" w:author="张军阳" w:date="2026-07-17T16:42:43Z">
        <w:del w:id="2125" w:author="杨东 [2]" w:date="2026-07-29T12:52:50Z">
          <w:r>
            <w:rPr>
              <w:rFonts w:ascii="Tahoma" w:hAnsi="Tahoma" w:cs="Tahoma"/>
              <w:color w:val="A9D18E"/>
              <w:szCs w:val="21"/>
              <w:highlight w:val="none"/>
              <w:shd w:val="clear" w:color="auto" w:fill="FFFFFF"/>
              <w:rPrChange w:id="2126" w:author="张军阳" w:date="2026-07-17T16:44:24Z">
                <w:rPr>
                  <w:rFonts w:ascii="Tahoma" w:hAnsi="Tahoma" w:cs="Tahoma"/>
                  <w:color w:val="000000"/>
                  <w:szCs w:val="21"/>
                  <w:highlight w:val="yellow"/>
                  <w:shd w:val="clear" w:color="auto" w:fill="FFFFFF"/>
                  <w:woUserID w:val="2"/>
                </w:rPr>
              </w:rPrChange>
              <w:woUserID w:val="2"/>
            </w:rPr>
            <w:delText>Your question is excellent, and it's exactly what we plan to focus on in our future research. Currently, we're simply transferring the advantages of MoE in large language models to the rice gene model. In language models, it's claimed that different experts can learn different feature patterns. For example, in the paper "Exploring the Limits of Transfer Learning with a Unified Text-to-Text Transformer," a 1.6T parameter MoE was trained, and they analyzed the activation patterns of different experts on the C4 dataset. They found that different experts have significant preferences for different language subsets (e.g., programming code vs. natural language), and within the same sentence, some experts pay more attention to punctuation and function words, while others focus more on content words. Therefore, we believe that different experts in MoE within OG</w:delText>
          </w:r>
        </w:del>
      </w:ins>
      <w:ins w:id="2129" w:author="张军阳" w:date="2026-07-17T17:02:34Z">
        <w:del w:id="2130" w:author="杨东 [2]" w:date="2026-07-29T12:52:50Z">
          <w:r>
            <w:rPr>
              <w:rFonts w:ascii="Tahoma" w:hAnsi="Tahoma" w:cs="Tahoma"/>
              <w:color w:val="A9D18E"/>
              <w:szCs w:val="21"/>
              <w:highlight w:val="none"/>
              <w:shd w:val="clear" w:color="auto" w:fill="FFFFFF"/>
              <w:woUserID w:val="2"/>
            </w:rPr>
            <w:delText>R</w:delText>
          </w:r>
        </w:del>
      </w:ins>
      <w:ins w:id="2131" w:author="张军阳" w:date="2026-07-17T16:42:43Z">
        <w:del w:id="2132" w:author="杨东 [2]" w:date="2026-07-29T12:52:50Z">
          <w:r>
            <w:rPr>
              <w:rFonts w:ascii="Tahoma" w:hAnsi="Tahoma" w:cs="Tahoma"/>
              <w:color w:val="A9D18E"/>
              <w:szCs w:val="21"/>
              <w:highlight w:val="none"/>
              <w:shd w:val="clear" w:color="auto" w:fill="FFFFFF"/>
              <w:rPrChange w:id="2133" w:author="张军阳" w:date="2026-07-17T16:44:24Z">
                <w:rPr>
                  <w:rFonts w:ascii="Tahoma" w:hAnsi="Tahoma" w:cs="Tahoma"/>
                  <w:color w:val="000000"/>
                  <w:szCs w:val="21"/>
                  <w:highlight w:val="yellow"/>
                  <w:shd w:val="clear" w:color="auto" w:fill="FFFFFF"/>
                  <w:woUserID w:val="2"/>
                </w:rPr>
              </w:rPrChange>
              <w:woUserID w:val="2"/>
            </w:rPr>
            <w:delText xml:space="preserve"> can also learn patterns specifically for handling different types of genome sequence. However, due to time constraints and initial limitations, the 490B pre-training data in OG</w:delText>
          </w:r>
        </w:del>
      </w:ins>
      <w:ins w:id="2136" w:author="张军阳" w:date="2026-07-17T17:02:37Z">
        <w:del w:id="2137" w:author="杨东 [2]" w:date="2026-07-29T12:52:50Z">
          <w:r>
            <w:rPr>
              <w:rFonts w:ascii="Tahoma" w:hAnsi="Tahoma" w:cs="Tahoma"/>
              <w:color w:val="A9D18E"/>
              <w:szCs w:val="21"/>
              <w:highlight w:val="none"/>
              <w:shd w:val="clear" w:color="auto" w:fill="FFFFFF"/>
              <w:woUserID w:val="2"/>
            </w:rPr>
            <w:delText>R</w:delText>
          </w:r>
        </w:del>
      </w:ins>
      <w:ins w:id="2138" w:author="张军阳" w:date="2026-07-17T16:42:43Z">
        <w:del w:id="2139" w:author="杨东 [2]" w:date="2026-07-29T12:52:50Z">
          <w:r>
            <w:rPr>
              <w:rFonts w:ascii="Tahoma" w:hAnsi="Tahoma" w:cs="Tahoma"/>
              <w:color w:val="A9D18E"/>
              <w:szCs w:val="21"/>
              <w:highlight w:val="none"/>
              <w:shd w:val="clear" w:color="auto" w:fill="FFFFFF"/>
              <w:rPrChange w:id="2140" w:author="张军阳" w:date="2026-07-17T16:44:24Z">
                <w:rPr>
                  <w:rFonts w:ascii="Tahoma" w:hAnsi="Tahoma" w:cs="Tahoma"/>
                  <w:color w:val="000000"/>
                  <w:szCs w:val="21"/>
                  <w:highlight w:val="yellow"/>
                  <w:shd w:val="clear" w:color="auto" w:fill="FFFFFF"/>
                  <w:woUserID w:val="2"/>
                </w:rPr>
              </w:rPrChange>
              <w:woUserID w:val="2"/>
            </w:rPr>
            <w:delText xml:space="preserve"> has been binary-coded for efficient model training due to the constraints of the Megatron training framework. The specific location and type of the genome corresponding to each token are not yet recorded, making it temporarily impossible to obtain the category of the token by querying the annotation database. However, in our next work, we will delve deeper into the role of moe in rice gene models.</w:delText>
          </w:r>
        </w:del>
      </w:ins>
    </w:p>
    <w:p w14:paraId="09A0959B">
      <w:pPr>
        <w:rPr>
          <w:ins w:id="2143" w:author="张军阳" w:date="2026-07-17T16:19:12Z"/>
          <w:del w:id="2144" w:author="杨东 [2]" w:date="2026-07-29T12:52:50Z"/>
          <w:rFonts w:ascii="Tahoma" w:hAnsi="Tahoma" w:cs="Tahoma"/>
          <w:color w:val="000000"/>
          <w:szCs w:val="21"/>
          <w:highlight w:val="yellow"/>
          <w:shd w:val="clear" w:color="auto" w:fill="FFFFFF"/>
        </w:rPr>
      </w:pPr>
    </w:p>
    <w:p w14:paraId="3D42C5E3">
      <w:pPr>
        <w:rPr>
          <w:ins w:id="2145" w:author="张军阳" w:date="2026-07-17T16:19:12Z"/>
          <w:del w:id="2146" w:author="杨东 [2]" w:date="2026-07-29T12:52:50Z"/>
          <w:rFonts w:ascii="Tahoma" w:hAnsi="Tahoma" w:cs="Tahoma"/>
          <w:color w:val="000000"/>
          <w:szCs w:val="21"/>
          <w:highlight w:val="yellow"/>
          <w:shd w:val="clear" w:color="auto" w:fill="FFFFFF"/>
        </w:rPr>
      </w:pPr>
    </w:p>
    <w:p w14:paraId="5ED07BF8">
      <w:pPr>
        <w:rPr>
          <w:del w:id="2147" w:author="杨东 [2]" w:date="2026-07-29T12:52:50Z"/>
          <w:rFonts w:ascii="Tahoma" w:hAnsi="Tahoma" w:cs="Tahoma"/>
          <w:color w:val="000000"/>
          <w:szCs w:val="21"/>
          <w:highlight w:val="yellow"/>
          <w:shd w:val="clear" w:color="auto" w:fill="FFFFFF"/>
        </w:rPr>
      </w:pPr>
    </w:p>
    <w:p w14:paraId="4B97484B">
      <w:pPr>
        <w:rPr>
          <w:del w:id="2148" w:author="杨东 [2]" w:date="2026-07-29T12:52:50Z"/>
          <w:rFonts w:hint="eastAsia" w:ascii="Tahoma" w:hAnsi="Tahoma" w:cs="Tahoma"/>
          <w:color w:val="000000"/>
          <w:szCs w:val="21"/>
          <w:highlight w:val="green"/>
          <w:shd w:val="clear" w:color="auto" w:fill="FFFFFF"/>
          <w:lang w:val="en-US" w:eastAsia="zh-CN"/>
        </w:rPr>
      </w:pPr>
      <w:del w:id="2149" w:author="杨东 [2]" w:date="2026-07-29T12:52:50Z">
        <w:r>
          <w:rPr>
            <w:rFonts w:ascii="Tahoma" w:hAnsi="Tahoma" w:cs="Tahoma"/>
            <w:color w:val="000000"/>
            <w:szCs w:val="21"/>
          </w:rPr>
          <w:br w:type="textWrapping"/>
        </w:r>
      </w:del>
      <w:del w:id="2150" w:author="杨东 [2]" w:date="2026-07-29T12:52:50Z">
        <w:r>
          <w:rPr>
            <w:rFonts w:ascii="Tahoma" w:hAnsi="Tahoma" w:cs="Tahoma"/>
            <w:color w:val="000000"/>
            <w:szCs w:val="21"/>
            <w:shd w:val="clear" w:color="auto" w:fill="FFFFFF"/>
          </w:rPr>
          <w:delText xml:space="preserve">- </w:delText>
        </w:r>
      </w:del>
      <w:del w:id="2151" w:author="杨东 [2]" w:date="2026-07-29T12:52:50Z">
        <w:r>
          <w:rPr>
            <w:rFonts w:ascii="Tahoma" w:hAnsi="Tahoma" w:cs="Tahoma"/>
            <w:color w:val="000000"/>
            <w:szCs w:val="21"/>
            <w:highlight w:val="yellow"/>
            <w:shd w:val="clear" w:color="auto" w:fill="FFFFFF"/>
          </w:rPr>
          <w:delText>Some passages in the Methods (e.g., regarding the MoE architecture's benefits) read as more assertive than the actual internal evidence supports, since no dense-vs-MoE ablation is performed within this study.</w:delText>
        </w:r>
      </w:del>
      <w:del w:id="2152" w:author="杨东 [2]" w:date="2026-07-29T12:52:50Z">
        <w:r>
          <w:rPr>
            <w:rFonts w:ascii="Tahoma" w:hAnsi="Tahoma" w:cs="Tahoma"/>
            <w:color w:val="000000"/>
            <w:szCs w:val="21"/>
            <w:shd w:val="clear" w:color="auto" w:fill="FFFFFF"/>
          </w:rPr>
          <w:delText xml:space="preserve"> I would recommend tempering this language, particularly given the disclosed use of AI-assisted writing tools.</w:delText>
        </w:r>
      </w:del>
      <w:del w:id="2153" w:author="杨东 [2]" w:date="2026-07-29T12:52:50Z">
        <w:r>
          <w:rPr>
            <w:rFonts w:hint="eastAsia" w:ascii="Tahoma" w:hAnsi="Tahoma" w:cs="Tahoma"/>
            <w:color w:val="000000"/>
            <w:szCs w:val="21"/>
            <w:highlight w:val="green"/>
            <w:shd w:val="clear" w:color="auto" w:fill="FFFFFF"/>
            <w:lang w:val="en-US" w:eastAsia="zh-CN"/>
          </w:rPr>
          <w:delText>---表述修改---傅帅</w:delText>
        </w:r>
      </w:del>
    </w:p>
    <w:p w14:paraId="21E78914">
      <w:pPr>
        <w:rPr>
          <w:del w:id="2154" w:author="杨东 [2]" w:date="2026-07-29T12:52:50Z"/>
          <w:rFonts w:ascii="Tahoma" w:hAnsi="Tahoma" w:cs="Tahoma"/>
          <w:color w:val="000000"/>
          <w:szCs w:val="21"/>
          <w:shd w:val="clear" w:color="auto" w:fill="FFFFFF"/>
        </w:rPr>
      </w:pPr>
      <w:del w:id="2155" w:author="杨东 [2]" w:date="2026-07-29T12:52:50Z">
        <w:r>
          <w:rPr>
            <w:rFonts w:ascii="Tahoma" w:hAnsi="Tahoma" w:cs="Tahoma"/>
            <w:color w:val="000000"/>
            <w:szCs w:val="21"/>
          </w:rPr>
          <w:br w:type="textWrapping"/>
        </w:r>
      </w:del>
      <w:del w:id="2156" w:author="杨东 [2]" w:date="2026-07-29T12:52:50Z">
        <w:r>
          <w:rPr>
            <w:rFonts w:ascii="Tahoma" w:hAnsi="Tahoma" w:cs="Tahoma"/>
            <w:color w:val="000000"/>
            <w:szCs w:val="21"/>
            <w:shd w:val="clear" w:color="auto" w:fill="FFFFFF"/>
          </w:rPr>
          <w:delText>- Reproducibility and FAIRness are a clear strength: model weights, training code, and the RiceBenchmark suite are released via GitHub, Hugging Face, and ModelScope, and training genome accessions are traceable through BioProject codes.</w:delText>
        </w:r>
      </w:del>
    </w:p>
    <w:p w14:paraId="23ADED40">
      <w:pPr>
        <w:rPr>
          <w:ins w:id="2157" w:author="朱燊鋆" w:date="2026-07-17T09:52:37Z"/>
          <w:del w:id="2158" w:author="杨东 [2]" w:date="2026-07-29T12:52:50Z"/>
          <w:rFonts w:hint="eastAsia" w:ascii="Tahoma" w:hAnsi="Tahoma" w:cs="Tahoma"/>
          <w:color w:val="000000"/>
          <w:szCs w:val="21"/>
          <w:highlight w:val="green"/>
          <w:shd w:val="clear" w:color="auto" w:fill="FFFFFF"/>
          <w:lang w:val="en-US" w:eastAsia="zh-CN"/>
        </w:rPr>
      </w:pPr>
      <w:del w:id="2159" w:author="杨东 [2]" w:date="2026-07-29T12:52:50Z">
        <w:r>
          <w:rPr>
            <w:rFonts w:ascii="Tahoma" w:hAnsi="Tahoma" w:cs="Tahoma"/>
            <w:color w:val="000000"/>
            <w:szCs w:val="21"/>
          </w:rPr>
          <w:br w:type="textWrapping"/>
        </w:r>
      </w:del>
      <w:del w:id="2160" w:author="杨东 [2]" w:date="2026-07-29T12:52:50Z">
        <w:r>
          <w:rPr>
            <w:rFonts w:ascii="Tahoma" w:hAnsi="Tahoma" w:cs="Tahoma"/>
            <w:color w:val="000000"/>
            <w:szCs w:val="21"/>
            <w:shd w:val="clear" w:color="auto" w:fill="FFFFFF"/>
          </w:rPr>
          <w:delText xml:space="preserve">- Minor: </w:delText>
        </w:r>
      </w:del>
      <w:del w:id="2161" w:author="杨东 [2]" w:date="2026-07-29T12:52:50Z">
        <w:r>
          <w:rPr>
            <w:rFonts w:ascii="Tahoma" w:hAnsi="Tahoma" w:cs="Tahoma"/>
            <w:color w:val="000000"/>
            <w:szCs w:val="21"/>
            <w:highlight w:val="yellow"/>
            <w:shd w:val="clear" w:color="auto" w:fill="FFFFFF"/>
          </w:rPr>
          <w:delText xml:space="preserve">Table 2 would benefit from footnote clarification of why several cells are blank ("/"). </w:delText>
        </w:r>
      </w:del>
      <w:del w:id="2162" w:author="杨东 [2]" w:date="2026-07-29T12:52:50Z">
        <w:r>
          <w:rPr>
            <w:rFonts w:ascii="Tahoma" w:hAnsi="Tahoma" w:cs="Tahoma"/>
            <w:color w:val="000000"/>
            <w:szCs w:val="21"/>
            <w:shd w:val="clear" w:color="auto" w:fill="FFFFFF"/>
          </w:rPr>
          <w:delText>Currently the reader must infer that this reflects a model's inability to process the required input length rather than a missing experiment.</w:delText>
        </w:r>
      </w:del>
      <w:del w:id="2163" w:author="杨东 [2]" w:date="2026-07-29T12:52:50Z">
        <w:r>
          <w:rPr>
            <w:rFonts w:hint="eastAsia" w:ascii="Tahoma" w:hAnsi="Tahoma" w:cs="Tahoma"/>
            <w:color w:val="000000"/>
            <w:szCs w:val="21"/>
            <w:highlight w:val="green"/>
            <w:shd w:val="clear" w:color="auto" w:fill="FFFFFF"/>
            <w:lang w:val="en-US" w:eastAsia="zh-CN"/>
          </w:rPr>
          <w:delText>---小朱</w:delText>
        </w:r>
      </w:del>
    </w:p>
    <w:p w14:paraId="7BE18B69">
      <w:pPr>
        <w:rPr>
          <w:ins w:id="2164" w:author="朱燊鋆" w:date="2026-07-17T09:51:09Z"/>
          <w:del w:id="2165" w:author="杨东 [2]" w:date="2026-07-29T12:52:50Z"/>
          <w:rFonts w:hint="eastAsia" w:ascii="Tahoma" w:hAnsi="Tahoma" w:cs="Tahoma"/>
          <w:color w:val="000000"/>
          <w:szCs w:val="21"/>
          <w:highlight w:val="green"/>
          <w:shd w:val="clear" w:color="auto" w:fill="FFFFFF"/>
          <w:lang w:val="en-US" w:eastAsia="zh-CN"/>
        </w:rPr>
      </w:pPr>
    </w:p>
    <w:p w14:paraId="2F2352D2">
      <w:pPr>
        <w:rPr>
          <w:ins w:id="2166" w:author="傅帅" w:date="2026-07-24T14:15:34Z"/>
          <w:rFonts w:ascii="Tahoma" w:hAnsi="Tahoma" w:cs="Tahoma" w:eastAsiaTheme="minorEastAsia"/>
          <w:color w:val="000000"/>
          <w:kern w:val="2"/>
          <w:sz w:val="21"/>
          <w:szCs w:val="21"/>
          <w:highlight w:val="none"/>
          <w:shd w:val="clear" w:color="auto" w:fill="FFFFFF"/>
          <w:lang w:bidi="ar"/>
          <w:woUserID w:val="0"/>
        </w:rPr>
      </w:pPr>
      <w:ins w:id="2167" w:author="朱燊鋆" w:date="2026-07-17T09:51:51Z">
        <w:del w:id="2168" w:author="杨东 [2]" w:date="2026-07-29T12:52:50Z">
          <w:r>
            <w:rPr>
              <w:rFonts w:ascii="Tahoma" w:hAnsi="Tahoma" w:cs="Tahoma" w:eastAsiaTheme="minorEastAsia"/>
              <w:color w:val="000000"/>
              <w:sz w:val="21"/>
              <w:szCs w:val="21"/>
              <w:shd w:val="clear" w:color="auto" w:fill="FFFFFF"/>
              <w:rPrChange w:id="2169" w:author="朱燊鋆" w:date="2026-07-17T09:52:31Z">
                <w:rPr>
                  <w:rFonts w:ascii="宋体" w:hAnsi="宋体" w:eastAsia="宋体" w:cs="宋体"/>
                  <w:sz w:val="24"/>
                  <w:szCs w:val="24"/>
                  <w:woUserID w:val="7"/>
                </w:rPr>
              </w:rPrChange>
              <w:woUserID w:val="0"/>
            </w:rPr>
            <w:delText>Thank you for your helpful suggestion. We have added a footnote to Table 2 to clarify that "/" indicates</w:delText>
          </w:r>
        </w:del>
      </w:ins>
      <w:ins w:id="2172" w:author="朱燊鋆" w:date="2026-07-17T09:52:01Z">
        <w:del w:id="2173" w:author="杨东 [2]" w:date="2026-07-29T12:52:50Z">
          <w:r>
            <w:rPr>
              <w:rFonts w:ascii="Tahoma" w:hAnsi="Tahoma" w:cs="Tahoma" w:eastAsiaTheme="minorEastAsia"/>
              <w:color w:val="000000"/>
              <w:sz w:val="21"/>
              <w:szCs w:val="21"/>
              <w:shd w:val="clear" w:color="auto" w:fill="FFFFFF"/>
              <w:rPrChange w:id="2174" w:author="朱燊鋆" w:date="2026-07-17T09:52:31Z">
                <w:rPr>
                  <w:rFonts w:ascii="宋体" w:hAnsi="宋体" w:eastAsia="宋体" w:cs="宋体"/>
                  <w:sz w:val="24"/>
                  <w:szCs w:val="24"/>
                  <w:woUserID w:val="7"/>
                </w:rPr>
              </w:rPrChange>
              <w:woUserID w:val="0"/>
            </w:rPr>
            <w:delText xml:space="preserve"> </w:delText>
          </w:r>
        </w:del>
      </w:ins>
      <w:ins w:id="2177" w:author="朱燊鋆" w:date="2026-07-17T09:52:02Z">
        <w:del w:id="2178" w:author="杨东 [2]" w:date="2026-07-29T12:52:50Z">
          <w:r>
            <w:rPr>
              <w:rFonts w:ascii="Tahoma" w:hAnsi="Tahoma" w:cs="Tahoma" w:eastAsiaTheme="minorEastAsia"/>
              <w:color w:val="000000"/>
              <w:kern w:val="2"/>
              <w:sz w:val="21"/>
              <w:szCs w:val="21"/>
              <w:highlight w:val="none"/>
              <w:shd w:val="clear" w:color="auto" w:fill="FFFFFF"/>
              <w:lang w:bidi="ar"/>
              <w:rPrChange w:id="2179" w:author="朱燊鋆" w:date="2026-07-17T09:52:31Z">
                <w:rPr>
                  <w:rFonts w:ascii="Times New Roman" w:hAnsi="Times New Roman" w:eastAsia="等线" w:cs="Times New Roman"/>
                  <w:color w:val="1F1F1F"/>
                  <w:kern w:val="2"/>
                  <w:sz w:val="24"/>
                  <w:szCs w:val="24"/>
                  <w:highlight w:val="none"/>
                  <w:lang w:bidi="ar"/>
                  <w:woUserID w:val="7"/>
                </w:rPr>
              </w:rPrChange>
              <w:woUserID w:val="0"/>
            </w:rPr>
            <w:delText>that the required input sequence length exceeds the model's maximum training context length</w:delText>
          </w:r>
        </w:del>
      </w:ins>
    </w:p>
    <w:p w14:paraId="7D4BC9AA">
      <w:pPr>
        <w:rPr>
          <w:ins w:id="2182" w:author="傅帅" w:date="2026-07-24T14:15:34Z"/>
          <w:rFonts w:ascii="Tahoma" w:hAnsi="Tahoma" w:cs="Tahoma" w:eastAsiaTheme="minorEastAsia"/>
          <w:color w:val="000000"/>
          <w:kern w:val="2"/>
          <w:sz w:val="21"/>
          <w:szCs w:val="21"/>
          <w:highlight w:val="none"/>
          <w:shd w:val="clear" w:color="auto" w:fill="FFFFFF"/>
          <w:lang w:bidi="ar"/>
          <w:woUserID w:val="0"/>
        </w:rPr>
      </w:pPr>
    </w:p>
    <w:p w14:paraId="6FCAB848">
      <w:pPr>
        <w:rPr>
          <w:rFonts w:hint="default" w:ascii="Tahoma" w:hAnsi="Tahoma" w:cs="Tahoma"/>
          <w:color w:val="000000"/>
          <w:szCs w:val="21"/>
          <w:highlight w:val="none"/>
          <w:shd w:val="clear" w:color="auto" w:fill="FFFFFF"/>
          <w:lang w:eastAsia="zh-CN" w:bidi="ar"/>
          <w:rPrChange w:id="2183" w:author="朱燊鋆" w:date="2026-07-17T09:52:31Z">
            <w:rPr>
              <w:rFonts w:hint="default" w:ascii="Tahoma" w:hAnsi="Tahoma" w:cs="Tahoma"/>
              <w:color w:val="000000"/>
              <w:szCs w:val="21"/>
              <w:highlight w:val="green"/>
              <w:shd w:val="clear" w:color="auto" w:fill="FFFFFF"/>
              <w:lang w:eastAsia="zh-CN"/>
              <w:woUserID w:val="7"/>
            </w:rPr>
          </w:rPrChange>
          <w:woUserID w:val="5"/>
        </w:rPr>
      </w:pPr>
      <w:ins w:id="2184" w:author="傅帅" w:date="2026-07-24T14:15:42Z">
        <w:r>
          <w:rPr>
            <w:rFonts w:ascii="Tahoma" w:hAnsi="Tahoma" w:cs="Tahoma"/>
            <w:color w:val="000000"/>
            <w:kern w:val="2"/>
            <w:sz w:val="21"/>
            <w:szCs w:val="21"/>
            <w:highlight w:val="none"/>
            <w:shd w:val="clear" w:color="auto" w:fill="FFFFFF"/>
            <w:lang w:bidi="ar"/>
            <w:woUserID w:val="5"/>
          </w:rPr>
          <w:t>回复信</w:t>
        </w:r>
      </w:ins>
      <w:ins w:id="2185" w:author="傅帅" w:date="2026-07-24T14:15:45Z">
        <w:r>
          <w:rPr>
            <w:rFonts w:ascii="Tahoma" w:hAnsi="Tahoma" w:cs="Tahoma"/>
            <w:color w:val="000000"/>
            <w:kern w:val="2"/>
            <w:sz w:val="21"/>
            <w:szCs w:val="21"/>
            <w:highlight w:val="none"/>
            <w:shd w:val="clear" w:color="auto" w:fill="FFFFFF"/>
            <w:lang w:bidi="ar"/>
            <w:woUserID w:val="5"/>
          </w:rPr>
          <w:t>引用的</w:t>
        </w:r>
      </w:ins>
      <w:ins w:id="2186" w:author="傅帅" w:date="2026-07-24T14:15:47Z">
        <w:r>
          <w:rPr>
            <w:rFonts w:ascii="Tahoma" w:hAnsi="Tahoma" w:cs="Tahoma"/>
            <w:color w:val="000000"/>
            <w:kern w:val="2"/>
            <w:sz w:val="21"/>
            <w:szCs w:val="21"/>
            <w:highlight w:val="none"/>
            <w:shd w:val="clear" w:color="auto" w:fill="FFFFFF"/>
            <w:lang w:bidi="ar"/>
            <w:woUserID w:val="5"/>
          </w:rPr>
          <w:t>文献，</w:t>
        </w:r>
      </w:ins>
      <w:ins w:id="2187" w:author="傅帅" w:date="2026-07-24T14:15:48Z">
        <w:r>
          <w:rPr>
            <w:rFonts w:ascii="Tahoma" w:hAnsi="Tahoma" w:cs="Tahoma"/>
            <w:color w:val="000000"/>
            <w:kern w:val="2"/>
            <w:sz w:val="21"/>
            <w:szCs w:val="21"/>
            <w:highlight w:val="none"/>
            <w:shd w:val="clear" w:color="auto" w:fill="FFFFFF"/>
            <w:lang w:bidi="ar"/>
            <w:woUserID w:val="5"/>
          </w:rPr>
          <w:t>直接</w:t>
        </w:r>
      </w:ins>
      <w:ins w:id="2188" w:author="傅帅" w:date="2026-07-24T14:15:49Z">
        <w:r>
          <w:rPr>
            <w:rFonts w:ascii="Tahoma" w:hAnsi="Tahoma" w:cs="Tahoma"/>
            <w:color w:val="000000"/>
            <w:kern w:val="2"/>
            <w:sz w:val="21"/>
            <w:szCs w:val="21"/>
            <w:highlight w:val="none"/>
            <w:shd w:val="clear" w:color="auto" w:fill="FFFFFF"/>
            <w:lang w:bidi="ar"/>
            <w:woUserID w:val="5"/>
          </w:rPr>
          <w:t>列</w:t>
        </w:r>
      </w:ins>
      <w:ins w:id="2189" w:author="傅帅" w:date="2026-07-24T14:15:51Z">
        <w:r>
          <w:rPr>
            <w:rFonts w:ascii="Tahoma" w:hAnsi="Tahoma" w:cs="Tahoma"/>
            <w:color w:val="000000"/>
            <w:kern w:val="2"/>
            <w:sz w:val="21"/>
            <w:szCs w:val="21"/>
            <w:highlight w:val="none"/>
            <w:shd w:val="clear" w:color="auto" w:fill="FFFFFF"/>
            <w:lang w:bidi="ar"/>
            <w:woUserID w:val="5"/>
          </w:rPr>
          <w:t>在</w:t>
        </w:r>
      </w:ins>
      <w:ins w:id="2190" w:author="傅帅" w:date="2026-07-24T14:15:52Z">
        <w:r>
          <w:rPr>
            <w:rFonts w:ascii="Tahoma" w:hAnsi="Tahoma" w:cs="Tahoma"/>
            <w:color w:val="000000"/>
            <w:kern w:val="2"/>
            <w:sz w:val="21"/>
            <w:szCs w:val="21"/>
            <w:highlight w:val="none"/>
            <w:shd w:val="clear" w:color="auto" w:fill="FFFFFF"/>
            <w:lang w:bidi="ar"/>
            <w:woUserID w:val="5"/>
          </w:rPr>
          <w:t>问题</w:t>
        </w:r>
      </w:ins>
      <w:ins w:id="2191" w:author="傅帅" w:date="2026-07-24T14:15:55Z">
        <w:r>
          <w:rPr>
            <w:rFonts w:ascii="Tahoma" w:hAnsi="Tahoma" w:cs="Tahoma"/>
            <w:color w:val="000000"/>
            <w:kern w:val="2"/>
            <w:sz w:val="21"/>
            <w:szCs w:val="21"/>
            <w:highlight w:val="none"/>
            <w:shd w:val="clear" w:color="auto" w:fill="FFFFFF"/>
            <w:lang w:bidi="ar"/>
            <w:woUserID w:val="5"/>
          </w:rPr>
          <w:t>下</w:t>
        </w:r>
      </w:ins>
      <w:ins w:id="2192" w:author="傅帅" w:date="2026-07-24T14:15:56Z">
        <w:r>
          <w:rPr>
            <w:rFonts w:ascii="Tahoma" w:hAnsi="Tahoma" w:cs="Tahoma"/>
            <w:color w:val="000000"/>
            <w:kern w:val="2"/>
            <w:sz w:val="21"/>
            <w:szCs w:val="21"/>
            <w:highlight w:val="none"/>
            <w:shd w:val="clear" w:color="auto" w:fill="FFFFFF"/>
            <w:lang w:bidi="ar"/>
            <w:woUserID w:val="5"/>
          </w:rPr>
          <w:t>；</w:t>
        </w:r>
      </w:ins>
      <w:ins w:id="2193" w:author="傅帅" w:date="2026-07-24T14:16:55Z">
        <w:r>
          <w:rPr>
            <w:rFonts w:ascii="Tahoma" w:hAnsi="Tahoma" w:cs="Tahoma"/>
            <w:color w:val="000000"/>
            <w:kern w:val="2"/>
            <w:sz w:val="21"/>
            <w:szCs w:val="21"/>
            <w:highlight w:val="none"/>
            <w:shd w:val="clear" w:color="auto" w:fill="FFFFFF"/>
            <w:lang w:bidi="ar"/>
            <w:woUserID w:val="5"/>
          </w:rPr>
          <w:t>每个</w:t>
        </w:r>
      </w:ins>
      <w:ins w:id="2194" w:author="傅帅" w:date="2026-07-24T14:16:56Z">
        <w:r>
          <w:rPr>
            <w:rFonts w:ascii="Tahoma" w:hAnsi="Tahoma" w:cs="Tahoma"/>
            <w:color w:val="000000"/>
            <w:kern w:val="2"/>
            <w:sz w:val="21"/>
            <w:szCs w:val="21"/>
            <w:highlight w:val="none"/>
            <w:shd w:val="clear" w:color="auto" w:fill="FFFFFF"/>
            <w:lang w:bidi="ar"/>
            <w:woUserID w:val="5"/>
          </w:rPr>
          <w:t>小组</w:t>
        </w:r>
      </w:ins>
      <w:ins w:id="2195" w:author="傅帅" w:date="2026-07-24T14:16:58Z">
        <w:r>
          <w:rPr>
            <w:rFonts w:ascii="Tahoma" w:hAnsi="Tahoma" w:cs="Tahoma"/>
            <w:color w:val="000000"/>
            <w:kern w:val="2"/>
            <w:sz w:val="21"/>
            <w:szCs w:val="21"/>
            <w:highlight w:val="none"/>
            <w:shd w:val="clear" w:color="auto" w:fill="FFFFFF"/>
            <w:lang w:bidi="ar"/>
            <w:woUserID w:val="5"/>
          </w:rPr>
          <w:t>回复</w:t>
        </w:r>
      </w:ins>
      <w:ins w:id="2196" w:author="傅帅" w:date="2026-07-24T14:17:00Z">
        <w:r>
          <w:rPr>
            <w:rFonts w:ascii="Tahoma" w:hAnsi="Tahoma" w:cs="Tahoma"/>
            <w:color w:val="000000"/>
            <w:kern w:val="2"/>
            <w:sz w:val="21"/>
            <w:szCs w:val="21"/>
            <w:highlight w:val="none"/>
            <w:shd w:val="clear" w:color="auto" w:fill="FFFFFF"/>
            <w:lang w:bidi="ar"/>
            <w:woUserID w:val="5"/>
          </w:rPr>
          <w:t>时</w:t>
        </w:r>
      </w:ins>
      <w:ins w:id="2197" w:author="傅帅" w:date="2026-07-24T14:17:02Z">
        <w:r>
          <w:rPr>
            <w:rFonts w:ascii="Tahoma" w:hAnsi="Tahoma" w:cs="Tahoma"/>
            <w:color w:val="000000"/>
            <w:kern w:val="2"/>
            <w:sz w:val="21"/>
            <w:szCs w:val="21"/>
            <w:highlight w:val="none"/>
            <w:shd w:val="clear" w:color="auto" w:fill="FFFFFF"/>
            <w:lang w:bidi="ar"/>
            <w:woUserID w:val="5"/>
          </w:rPr>
          <w:t>最好有</w:t>
        </w:r>
      </w:ins>
      <w:ins w:id="2198" w:author="傅帅" w:date="2026-07-24T14:17:04Z">
        <w:r>
          <w:rPr>
            <w:rFonts w:ascii="Tahoma" w:hAnsi="Tahoma" w:cs="Tahoma"/>
            <w:color w:val="000000"/>
            <w:kern w:val="2"/>
            <w:sz w:val="21"/>
            <w:szCs w:val="21"/>
            <w:highlight w:val="none"/>
            <w:shd w:val="clear" w:color="auto" w:fill="FFFFFF"/>
            <w:lang w:bidi="ar"/>
            <w:woUserID w:val="5"/>
          </w:rPr>
          <w:t>文献</w:t>
        </w:r>
      </w:ins>
      <w:ins w:id="2199" w:author="傅帅" w:date="2026-07-24T14:17:06Z">
        <w:r>
          <w:rPr>
            <w:rFonts w:ascii="Tahoma" w:hAnsi="Tahoma" w:cs="Tahoma"/>
            <w:color w:val="000000"/>
            <w:kern w:val="2"/>
            <w:sz w:val="21"/>
            <w:szCs w:val="21"/>
            <w:highlight w:val="none"/>
            <w:shd w:val="clear" w:color="auto" w:fill="FFFFFF"/>
            <w:lang w:bidi="ar"/>
            <w:woUserID w:val="5"/>
          </w:rPr>
          <w:t>支撑，</w:t>
        </w:r>
      </w:ins>
      <w:ins w:id="2200" w:author="傅帅" w:date="2026-07-24T14:17:07Z">
        <w:r>
          <w:rPr>
            <w:rFonts w:ascii="Tahoma" w:hAnsi="Tahoma" w:cs="Tahoma"/>
            <w:color w:val="000000"/>
            <w:kern w:val="2"/>
            <w:sz w:val="21"/>
            <w:szCs w:val="21"/>
            <w:highlight w:val="none"/>
            <w:shd w:val="clear" w:color="auto" w:fill="FFFFFF"/>
            <w:lang w:bidi="ar"/>
            <w:woUserID w:val="5"/>
          </w:rPr>
          <w:t>并</w:t>
        </w:r>
      </w:ins>
      <w:ins w:id="2201" w:author="傅帅" w:date="2026-07-24T14:17:08Z">
        <w:r>
          <w:rPr>
            <w:rFonts w:ascii="Tahoma" w:hAnsi="Tahoma" w:cs="Tahoma"/>
            <w:color w:val="000000"/>
            <w:kern w:val="2"/>
            <w:sz w:val="21"/>
            <w:szCs w:val="21"/>
            <w:highlight w:val="none"/>
            <w:shd w:val="clear" w:color="auto" w:fill="FFFFFF"/>
            <w:lang w:bidi="ar"/>
            <w:woUserID w:val="5"/>
          </w:rPr>
          <w:t>列出</w:t>
        </w:r>
      </w:ins>
      <w:ins w:id="2202" w:author="傅帅" w:date="2026-07-24T14:17:13Z">
        <w:r>
          <w:rPr>
            <w:rFonts w:ascii="Tahoma" w:hAnsi="Tahoma" w:cs="Tahoma"/>
            <w:color w:val="000000"/>
            <w:kern w:val="2"/>
            <w:sz w:val="21"/>
            <w:szCs w:val="21"/>
            <w:highlight w:val="none"/>
            <w:shd w:val="clear" w:color="auto" w:fill="FFFFFF"/>
            <w:lang w:bidi="ar"/>
            <w:woUserID w:val="5"/>
          </w:rPr>
          <w:t>参考</w:t>
        </w:r>
      </w:ins>
      <w:ins w:id="2203" w:author="傅帅" w:date="2026-07-24T14:17:14Z">
        <w:r>
          <w:rPr>
            <w:rFonts w:ascii="Tahoma" w:hAnsi="Tahoma" w:cs="Tahoma"/>
            <w:color w:val="000000"/>
            <w:kern w:val="2"/>
            <w:sz w:val="21"/>
            <w:szCs w:val="21"/>
            <w:highlight w:val="none"/>
            <w:shd w:val="clear" w:color="auto" w:fill="FFFFFF"/>
            <w:lang w:bidi="ar"/>
            <w:woUserID w:val="5"/>
          </w:rPr>
          <w:t>文献</w:t>
        </w:r>
      </w:ins>
      <w:ins w:id="2204" w:author="傅帅" w:date="2026-07-24T14:17:21Z">
        <w:r>
          <w:rPr>
            <w:rFonts w:ascii="Tahoma" w:hAnsi="Tahoma" w:cs="Tahoma"/>
            <w:color w:val="000000"/>
            <w:kern w:val="2"/>
            <w:sz w:val="21"/>
            <w:szCs w:val="21"/>
            <w:highlight w:val="none"/>
            <w:shd w:val="clear" w:color="auto" w:fill="FFFFFF"/>
            <w:lang w:bidi="ar"/>
            <w:woUserID w:val="5"/>
          </w:rPr>
          <w:t>；</w:t>
        </w:r>
      </w:ins>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ACB5D"/>
    <w:multiLevelType w:val="singleLevel"/>
    <w:tmpl w:val="8DFACB5D"/>
    <w:lvl w:ilvl="0" w:tentative="0">
      <w:start w:val="7"/>
      <w:numFmt w:val="decimal"/>
      <w:lvlText w:val="%1."/>
      <w:lvlJc w:val="left"/>
      <w:pPr>
        <w:tabs>
          <w:tab w:val="left" w:pos="312"/>
        </w:tabs>
      </w:pPr>
    </w:lvl>
  </w:abstractNum>
  <w:abstractNum w:abstractNumId="1">
    <w:nsid w:val="D7EF2508"/>
    <w:multiLevelType w:val="singleLevel"/>
    <w:tmpl w:val="D7EF2508"/>
    <w:lvl w:ilvl="0" w:tentative="0">
      <w:start w:val="1"/>
      <w:numFmt w:val="decimal"/>
      <w:lvlText w:val="%1."/>
      <w:lvlJc w:val="left"/>
      <w:pPr>
        <w:tabs>
          <w:tab w:val="left" w:pos="312"/>
        </w:tabs>
      </w:pPr>
    </w:lvl>
  </w:abstractNum>
  <w:abstractNum w:abstractNumId="2">
    <w:nsid w:val="FBBF80EB"/>
    <w:multiLevelType w:val="singleLevel"/>
    <w:tmpl w:val="FBBF80EB"/>
    <w:lvl w:ilvl="0" w:tentative="0">
      <w:start w:val="1"/>
      <w:numFmt w:val="decimal"/>
      <w:lvlText w:val="%1."/>
      <w:lvlJc w:val="left"/>
      <w:pPr>
        <w:tabs>
          <w:tab w:val="left" w:pos="312"/>
        </w:tabs>
      </w:pPr>
    </w:lvl>
  </w:abstractNum>
  <w:abstractNum w:abstractNumId="3">
    <w:nsid w:val="FCD6FEEB"/>
    <w:multiLevelType w:val="singleLevel"/>
    <w:tmpl w:val="FCD6FEEB"/>
    <w:lvl w:ilvl="0" w:tentative="0">
      <w:start w:val="1"/>
      <w:numFmt w:val="decimal"/>
      <w:suff w:val="space"/>
      <w:lvlText w:val="(%1)"/>
      <w:lvlJc w:val="left"/>
    </w:lvl>
  </w:abstractNum>
  <w:abstractNum w:abstractNumId="4">
    <w:nsid w:val="FCEF0CF9"/>
    <w:multiLevelType w:val="singleLevel"/>
    <w:tmpl w:val="FCEF0CF9"/>
    <w:lvl w:ilvl="0" w:tentative="0">
      <w:start w:val="1"/>
      <w:numFmt w:val="decimal"/>
      <w:suff w:val="space"/>
      <w:lvlText w:val="(%1)"/>
      <w:lvlJc w:val="left"/>
    </w:lvl>
  </w:abstractNum>
  <w:abstractNum w:abstractNumId="5">
    <w:nsid w:val="FFFF4B20"/>
    <w:multiLevelType w:val="singleLevel"/>
    <w:tmpl w:val="FFFF4B20"/>
    <w:lvl w:ilvl="0" w:tentative="0">
      <w:start w:val="1"/>
      <w:numFmt w:val="decimal"/>
      <w:lvlText w:val="%1."/>
      <w:lvlJc w:val="left"/>
      <w:pPr>
        <w:tabs>
          <w:tab w:val="left" w:pos="312"/>
        </w:tabs>
      </w:pPr>
    </w:lvl>
  </w:abstractNum>
  <w:num w:numId="1">
    <w:abstractNumId w:val="3"/>
  </w:num>
  <w:num w:numId="2">
    <w:abstractNumId w:val="0"/>
  </w:num>
  <w:num w:numId="3">
    <w:abstractNumId w:val="2"/>
  </w:num>
  <w:num w:numId="4">
    <w:abstractNumId w:val="1"/>
  </w:num>
  <w:num w:numId="5">
    <w:abstractNumId w:val="4"/>
  </w:num>
  <w:num w:numId="6">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傅帅">
    <w15:presenceInfo w15:providerId="WPS Office" w15:userId="269913624"/>
  </w15:person>
  <w15:person w15:author="张军阳">
    <w15:presenceInfo w15:providerId="WPS Office" w15:userId="3364258635"/>
  </w15:person>
  <w15:person w15:author="朱燊鋆">
    <w15:presenceInfo w15:providerId="WPS Office" w15:userId="2757577111"/>
  </w15:person>
  <w15:person w15:author="张春玲">
    <w15:presenceInfo w15:providerId="WPS Office" w15:userId="8068362896"/>
  </w15:person>
  <w15:person w15:author="徐煜">
    <w15:presenceInfo w15:providerId="WPS Office" w15:userId="3986539878"/>
  </w15:person>
  <w15:person w15:author="杨东">
    <w15:presenceInfo w15:providerId="WPS Office" w15:userId="1484484511"/>
  </w15:person>
  <w15:person w15:author="徐小龙">
    <w15:presenceInfo w15:providerId="WPS Office" w15:userId="2239662932"/>
  </w15:person>
  <w15:person w15:author="杨东 [2]">
    <w15:presenceInfo w15:providerId="WPS Office" w15:userId="36114413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6CD"/>
    <w:rsid w:val="000018FA"/>
    <w:rsid w:val="00014375"/>
    <w:rsid w:val="0002049F"/>
    <w:rsid w:val="00025259"/>
    <w:rsid w:val="00041878"/>
    <w:rsid w:val="00044621"/>
    <w:rsid w:val="00047E73"/>
    <w:rsid w:val="00054341"/>
    <w:rsid w:val="00060357"/>
    <w:rsid w:val="00064D7C"/>
    <w:rsid w:val="00082530"/>
    <w:rsid w:val="0008599F"/>
    <w:rsid w:val="00086CAF"/>
    <w:rsid w:val="00092D2A"/>
    <w:rsid w:val="00096AC4"/>
    <w:rsid w:val="000A00F2"/>
    <w:rsid w:val="000A2381"/>
    <w:rsid w:val="000A3610"/>
    <w:rsid w:val="000A46D2"/>
    <w:rsid w:val="000A5827"/>
    <w:rsid w:val="000A63EA"/>
    <w:rsid w:val="000A6A88"/>
    <w:rsid w:val="000B1F6F"/>
    <w:rsid w:val="000B3D2F"/>
    <w:rsid w:val="000B4494"/>
    <w:rsid w:val="000C3334"/>
    <w:rsid w:val="000D0A9E"/>
    <w:rsid w:val="000D1A63"/>
    <w:rsid w:val="000D5FDC"/>
    <w:rsid w:val="000E22C7"/>
    <w:rsid w:val="000F627C"/>
    <w:rsid w:val="00103929"/>
    <w:rsid w:val="00106784"/>
    <w:rsid w:val="00112252"/>
    <w:rsid w:val="00114192"/>
    <w:rsid w:val="00127D40"/>
    <w:rsid w:val="001300A0"/>
    <w:rsid w:val="00135EF0"/>
    <w:rsid w:val="001536EC"/>
    <w:rsid w:val="00153790"/>
    <w:rsid w:val="00160BA0"/>
    <w:rsid w:val="0016342A"/>
    <w:rsid w:val="00163586"/>
    <w:rsid w:val="00163826"/>
    <w:rsid w:val="00174806"/>
    <w:rsid w:val="001750CF"/>
    <w:rsid w:val="00175F05"/>
    <w:rsid w:val="00187E91"/>
    <w:rsid w:val="0019377A"/>
    <w:rsid w:val="00194784"/>
    <w:rsid w:val="00195790"/>
    <w:rsid w:val="0019605A"/>
    <w:rsid w:val="00197ABC"/>
    <w:rsid w:val="001A217B"/>
    <w:rsid w:val="001A78CB"/>
    <w:rsid w:val="001B3736"/>
    <w:rsid w:val="001C12FC"/>
    <w:rsid w:val="001C380E"/>
    <w:rsid w:val="001D07FA"/>
    <w:rsid w:val="001D4984"/>
    <w:rsid w:val="001E316F"/>
    <w:rsid w:val="001E52D8"/>
    <w:rsid w:val="001E5E6B"/>
    <w:rsid w:val="001E6F14"/>
    <w:rsid w:val="001F38E9"/>
    <w:rsid w:val="00212B79"/>
    <w:rsid w:val="002235C5"/>
    <w:rsid w:val="00224627"/>
    <w:rsid w:val="0022763E"/>
    <w:rsid w:val="002337C1"/>
    <w:rsid w:val="00246D2D"/>
    <w:rsid w:val="00247504"/>
    <w:rsid w:val="00257969"/>
    <w:rsid w:val="002748B5"/>
    <w:rsid w:val="0028504E"/>
    <w:rsid w:val="00292D41"/>
    <w:rsid w:val="00295220"/>
    <w:rsid w:val="002A05A8"/>
    <w:rsid w:val="002A1A8B"/>
    <w:rsid w:val="002A3356"/>
    <w:rsid w:val="002A3B72"/>
    <w:rsid w:val="002A6CA2"/>
    <w:rsid w:val="002B0B80"/>
    <w:rsid w:val="002B11D7"/>
    <w:rsid w:val="002B62E2"/>
    <w:rsid w:val="002B7BD1"/>
    <w:rsid w:val="002C06BE"/>
    <w:rsid w:val="002C3558"/>
    <w:rsid w:val="002C43C2"/>
    <w:rsid w:val="002C71F0"/>
    <w:rsid w:val="002D03C6"/>
    <w:rsid w:val="002D3856"/>
    <w:rsid w:val="002E1754"/>
    <w:rsid w:val="002E2BC5"/>
    <w:rsid w:val="002E6385"/>
    <w:rsid w:val="002F4C3B"/>
    <w:rsid w:val="003048D3"/>
    <w:rsid w:val="00307570"/>
    <w:rsid w:val="003106E0"/>
    <w:rsid w:val="0032187E"/>
    <w:rsid w:val="003267C8"/>
    <w:rsid w:val="00332106"/>
    <w:rsid w:val="00333991"/>
    <w:rsid w:val="00340C21"/>
    <w:rsid w:val="003435B5"/>
    <w:rsid w:val="00343C5E"/>
    <w:rsid w:val="0036502E"/>
    <w:rsid w:val="0036604A"/>
    <w:rsid w:val="003668CA"/>
    <w:rsid w:val="00367A12"/>
    <w:rsid w:val="00376FBD"/>
    <w:rsid w:val="00380025"/>
    <w:rsid w:val="003849CF"/>
    <w:rsid w:val="003852DF"/>
    <w:rsid w:val="00391CB5"/>
    <w:rsid w:val="003B3513"/>
    <w:rsid w:val="003B4231"/>
    <w:rsid w:val="003B7AB1"/>
    <w:rsid w:val="003C30E0"/>
    <w:rsid w:val="003C6B74"/>
    <w:rsid w:val="003D2F51"/>
    <w:rsid w:val="003D34DD"/>
    <w:rsid w:val="003D5BB8"/>
    <w:rsid w:val="003D5C3A"/>
    <w:rsid w:val="003E04F8"/>
    <w:rsid w:val="003F5A50"/>
    <w:rsid w:val="00405643"/>
    <w:rsid w:val="0040770F"/>
    <w:rsid w:val="0041330D"/>
    <w:rsid w:val="00416009"/>
    <w:rsid w:val="004164A9"/>
    <w:rsid w:val="0042224D"/>
    <w:rsid w:val="00431D08"/>
    <w:rsid w:val="004368B7"/>
    <w:rsid w:val="00443A6C"/>
    <w:rsid w:val="00447A5A"/>
    <w:rsid w:val="00454DF2"/>
    <w:rsid w:val="004577FF"/>
    <w:rsid w:val="0046628A"/>
    <w:rsid w:val="00466595"/>
    <w:rsid w:val="00473C0B"/>
    <w:rsid w:val="004743C9"/>
    <w:rsid w:val="00483965"/>
    <w:rsid w:val="00494D66"/>
    <w:rsid w:val="0049745D"/>
    <w:rsid w:val="004A3911"/>
    <w:rsid w:val="004B2C47"/>
    <w:rsid w:val="004B6B20"/>
    <w:rsid w:val="004C1DA3"/>
    <w:rsid w:val="004D68C8"/>
    <w:rsid w:val="004E6652"/>
    <w:rsid w:val="004E7D16"/>
    <w:rsid w:val="00512023"/>
    <w:rsid w:val="00512CE4"/>
    <w:rsid w:val="0052511B"/>
    <w:rsid w:val="00525233"/>
    <w:rsid w:val="00530BF2"/>
    <w:rsid w:val="00531EAF"/>
    <w:rsid w:val="00534650"/>
    <w:rsid w:val="00534B41"/>
    <w:rsid w:val="00554FE3"/>
    <w:rsid w:val="005600BF"/>
    <w:rsid w:val="00563D21"/>
    <w:rsid w:val="00564829"/>
    <w:rsid w:val="0056604A"/>
    <w:rsid w:val="00572609"/>
    <w:rsid w:val="00577698"/>
    <w:rsid w:val="00596205"/>
    <w:rsid w:val="005969AE"/>
    <w:rsid w:val="005A14A4"/>
    <w:rsid w:val="005A29A4"/>
    <w:rsid w:val="005A5284"/>
    <w:rsid w:val="005B6C4A"/>
    <w:rsid w:val="005C048B"/>
    <w:rsid w:val="005D36CD"/>
    <w:rsid w:val="005F28C1"/>
    <w:rsid w:val="005F5B33"/>
    <w:rsid w:val="00600D4D"/>
    <w:rsid w:val="006053BD"/>
    <w:rsid w:val="006103F1"/>
    <w:rsid w:val="00611967"/>
    <w:rsid w:val="00615C66"/>
    <w:rsid w:val="0062357D"/>
    <w:rsid w:val="00624395"/>
    <w:rsid w:val="00633226"/>
    <w:rsid w:val="0063475D"/>
    <w:rsid w:val="00637566"/>
    <w:rsid w:val="00637B31"/>
    <w:rsid w:val="006408F9"/>
    <w:rsid w:val="00642480"/>
    <w:rsid w:val="00660C29"/>
    <w:rsid w:val="00667505"/>
    <w:rsid w:val="00667FB3"/>
    <w:rsid w:val="00673C57"/>
    <w:rsid w:val="00684C9F"/>
    <w:rsid w:val="00687537"/>
    <w:rsid w:val="00691010"/>
    <w:rsid w:val="006A2BED"/>
    <w:rsid w:val="006A325F"/>
    <w:rsid w:val="006B0E1A"/>
    <w:rsid w:val="006B133A"/>
    <w:rsid w:val="006D2244"/>
    <w:rsid w:val="006D41B2"/>
    <w:rsid w:val="006E1C42"/>
    <w:rsid w:val="006E2DBA"/>
    <w:rsid w:val="006E5D84"/>
    <w:rsid w:val="00701C76"/>
    <w:rsid w:val="00702B63"/>
    <w:rsid w:val="0071211F"/>
    <w:rsid w:val="00727ED9"/>
    <w:rsid w:val="00734CE5"/>
    <w:rsid w:val="00736A1A"/>
    <w:rsid w:val="00740C5E"/>
    <w:rsid w:val="00742EC4"/>
    <w:rsid w:val="00756123"/>
    <w:rsid w:val="00764123"/>
    <w:rsid w:val="007667F1"/>
    <w:rsid w:val="00766926"/>
    <w:rsid w:val="00772F5A"/>
    <w:rsid w:val="00774567"/>
    <w:rsid w:val="00786103"/>
    <w:rsid w:val="00792CA9"/>
    <w:rsid w:val="00793FBC"/>
    <w:rsid w:val="007A6A60"/>
    <w:rsid w:val="007C152E"/>
    <w:rsid w:val="007C2B30"/>
    <w:rsid w:val="007C2CE6"/>
    <w:rsid w:val="007D733A"/>
    <w:rsid w:val="007E10EB"/>
    <w:rsid w:val="007E735B"/>
    <w:rsid w:val="007F05BD"/>
    <w:rsid w:val="007F2756"/>
    <w:rsid w:val="00817303"/>
    <w:rsid w:val="00820105"/>
    <w:rsid w:val="008206E1"/>
    <w:rsid w:val="0082435F"/>
    <w:rsid w:val="008260E8"/>
    <w:rsid w:val="008264BE"/>
    <w:rsid w:val="00831665"/>
    <w:rsid w:val="0083232B"/>
    <w:rsid w:val="00835893"/>
    <w:rsid w:val="008372BC"/>
    <w:rsid w:val="0084369E"/>
    <w:rsid w:val="008439F8"/>
    <w:rsid w:val="008527B3"/>
    <w:rsid w:val="00866FA3"/>
    <w:rsid w:val="00871BF1"/>
    <w:rsid w:val="00872DE9"/>
    <w:rsid w:val="00873561"/>
    <w:rsid w:val="00873F44"/>
    <w:rsid w:val="00882B27"/>
    <w:rsid w:val="008947F4"/>
    <w:rsid w:val="00895252"/>
    <w:rsid w:val="00895CD3"/>
    <w:rsid w:val="008972E7"/>
    <w:rsid w:val="008A0E7A"/>
    <w:rsid w:val="008A3260"/>
    <w:rsid w:val="008A7972"/>
    <w:rsid w:val="008B196B"/>
    <w:rsid w:val="008B1A8C"/>
    <w:rsid w:val="008B3224"/>
    <w:rsid w:val="008C2E91"/>
    <w:rsid w:val="008C6847"/>
    <w:rsid w:val="008D1E16"/>
    <w:rsid w:val="008D5EBE"/>
    <w:rsid w:val="008D6AC0"/>
    <w:rsid w:val="008E2D71"/>
    <w:rsid w:val="008E4202"/>
    <w:rsid w:val="008E7C17"/>
    <w:rsid w:val="008F4CA3"/>
    <w:rsid w:val="009004F0"/>
    <w:rsid w:val="00914327"/>
    <w:rsid w:val="0092444B"/>
    <w:rsid w:val="00927494"/>
    <w:rsid w:val="00952D59"/>
    <w:rsid w:val="00960EF4"/>
    <w:rsid w:val="00973C98"/>
    <w:rsid w:val="00981809"/>
    <w:rsid w:val="00987CE9"/>
    <w:rsid w:val="009A31A7"/>
    <w:rsid w:val="009A72AC"/>
    <w:rsid w:val="009A74FF"/>
    <w:rsid w:val="009D7A69"/>
    <w:rsid w:val="009E0381"/>
    <w:rsid w:val="009E2EAA"/>
    <w:rsid w:val="009E35E9"/>
    <w:rsid w:val="009E3D67"/>
    <w:rsid w:val="009F0D53"/>
    <w:rsid w:val="009F6838"/>
    <w:rsid w:val="009F6B90"/>
    <w:rsid w:val="00A03F38"/>
    <w:rsid w:val="00A15994"/>
    <w:rsid w:val="00A160ED"/>
    <w:rsid w:val="00A1713E"/>
    <w:rsid w:val="00A219E4"/>
    <w:rsid w:val="00A36885"/>
    <w:rsid w:val="00A37147"/>
    <w:rsid w:val="00A462B0"/>
    <w:rsid w:val="00A50C5B"/>
    <w:rsid w:val="00A53568"/>
    <w:rsid w:val="00A7460C"/>
    <w:rsid w:val="00A802BD"/>
    <w:rsid w:val="00A81F83"/>
    <w:rsid w:val="00A85360"/>
    <w:rsid w:val="00A94567"/>
    <w:rsid w:val="00A951F4"/>
    <w:rsid w:val="00AA392D"/>
    <w:rsid w:val="00AA3A27"/>
    <w:rsid w:val="00AA5E48"/>
    <w:rsid w:val="00AA73B0"/>
    <w:rsid w:val="00AA78D4"/>
    <w:rsid w:val="00AB21C9"/>
    <w:rsid w:val="00AB29E8"/>
    <w:rsid w:val="00AB6DB4"/>
    <w:rsid w:val="00AB76A5"/>
    <w:rsid w:val="00AB7907"/>
    <w:rsid w:val="00AC52C9"/>
    <w:rsid w:val="00AD07C5"/>
    <w:rsid w:val="00AD1713"/>
    <w:rsid w:val="00AD2B17"/>
    <w:rsid w:val="00AD3906"/>
    <w:rsid w:val="00AD6CE2"/>
    <w:rsid w:val="00AE0B10"/>
    <w:rsid w:val="00AE46DE"/>
    <w:rsid w:val="00AE4DC4"/>
    <w:rsid w:val="00AE6D25"/>
    <w:rsid w:val="00AF6907"/>
    <w:rsid w:val="00B00897"/>
    <w:rsid w:val="00B07D76"/>
    <w:rsid w:val="00B14DD2"/>
    <w:rsid w:val="00B166A5"/>
    <w:rsid w:val="00B238F0"/>
    <w:rsid w:val="00B32784"/>
    <w:rsid w:val="00B358D7"/>
    <w:rsid w:val="00B40749"/>
    <w:rsid w:val="00B446DA"/>
    <w:rsid w:val="00B45FFA"/>
    <w:rsid w:val="00B52D54"/>
    <w:rsid w:val="00B7425F"/>
    <w:rsid w:val="00B77E67"/>
    <w:rsid w:val="00B82412"/>
    <w:rsid w:val="00B941EE"/>
    <w:rsid w:val="00B95C12"/>
    <w:rsid w:val="00B975DD"/>
    <w:rsid w:val="00BA693F"/>
    <w:rsid w:val="00BB321B"/>
    <w:rsid w:val="00BC1EB7"/>
    <w:rsid w:val="00BC27BD"/>
    <w:rsid w:val="00BC3DB4"/>
    <w:rsid w:val="00BD0913"/>
    <w:rsid w:val="00BD107C"/>
    <w:rsid w:val="00BD2C46"/>
    <w:rsid w:val="00BD5008"/>
    <w:rsid w:val="00BD52A4"/>
    <w:rsid w:val="00BD7CF7"/>
    <w:rsid w:val="00BE2A13"/>
    <w:rsid w:val="00BE7516"/>
    <w:rsid w:val="00BF0737"/>
    <w:rsid w:val="00C06A6E"/>
    <w:rsid w:val="00C10543"/>
    <w:rsid w:val="00C179BA"/>
    <w:rsid w:val="00C2337E"/>
    <w:rsid w:val="00C24636"/>
    <w:rsid w:val="00C30B82"/>
    <w:rsid w:val="00C37873"/>
    <w:rsid w:val="00C4059F"/>
    <w:rsid w:val="00C40F44"/>
    <w:rsid w:val="00C4253B"/>
    <w:rsid w:val="00C578A7"/>
    <w:rsid w:val="00C6446B"/>
    <w:rsid w:val="00C8196E"/>
    <w:rsid w:val="00C87CA2"/>
    <w:rsid w:val="00C90C3E"/>
    <w:rsid w:val="00C931E1"/>
    <w:rsid w:val="00CA0022"/>
    <w:rsid w:val="00CA2CE5"/>
    <w:rsid w:val="00CA6000"/>
    <w:rsid w:val="00CB04CE"/>
    <w:rsid w:val="00CB2A3D"/>
    <w:rsid w:val="00CB44E7"/>
    <w:rsid w:val="00CC2827"/>
    <w:rsid w:val="00CC5A6F"/>
    <w:rsid w:val="00CD4769"/>
    <w:rsid w:val="00CE11FD"/>
    <w:rsid w:val="00CE1AF7"/>
    <w:rsid w:val="00CE4F60"/>
    <w:rsid w:val="00CE62DC"/>
    <w:rsid w:val="00CF0C7C"/>
    <w:rsid w:val="00D13A35"/>
    <w:rsid w:val="00D20DF0"/>
    <w:rsid w:val="00D21FC3"/>
    <w:rsid w:val="00D36A33"/>
    <w:rsid w:val="00D36DA9"/>
    <w:rsid w:val="00D43704"/>
    <w:rsid w:val="00D50D1A"/>
    <w:rsid w:val="00D56E4F"/>
    <w:rsid w:val="00D628DA"/>
    <w:rsid w:val="00D74F06"/>
    <w:rsid w:val="00D807FC"/>
    <w:rsid w:val="00D85E9D"/>
    <w:rsid w:val="00D95AF7"/>
    <w:rsid w:val="00D962E8"/>
    <w:rsid w:val="00D9662B"/>
    <w:rsid w:val="00DA475E"/>
    <w:rsid w:val="00DB2409"/>
    <w:rsid w:val="00DC3448"/>
    <w:rsid w:val="00DC52ED"/>
    <w:rsid w:val="00DC5BA0"/>
    <w:rsid w:val="00DC6421"/>
    <w:rsid w:val="00DD0E8B"/>
    <w:rsid w:val="00DE63CF"/>
    <w:rsid w:val="00DE7D6A"/>
    <w:rsid w:val="00E01013"/>
    <w:rsid w:val="00E11864"/>
    <w:rsid w:val="00E1590D"/>
    <w:rsid w:val="00E25846"/>
    <w:rsid w:val="00E27B23"/>
    <w:rsid w:val="00E33CB4"/>
    <w:rsid w:val="00E466F5"/>
    <w:rsid w:val="00E56EB9"/>
    <w:rsid w:val="00E57C9C"/>
    <w:rsid w:val="00EA6FE5"/>
    <w:rsid w:val="00EB45F0"/>
    <w:rsid w:val="00EB5503"/>
    <w:rsid w:val="00EB6089"/>
    <w:rsid w:val="00EC035B"/>
    <w:rsid w:val="00EC27D9"/>
    <w:rsid w:val="00EC46C6"/>
    <w:rsid w:val="00EC7394"/>
    <w:rsid w:val="00EE28C1"/>
    <w:rsid w:val="00EE36C6"/>
    <w:rsid w:val="00EF0D05"/>
    <w:rsid w:val="00F019A2"/>
    <w:rsid w:val="00F069D2"/>
    <w:rsid w:val="00F23150"/>
    <w:rsid w:val="00F26FC8"/>
    <w:rsid w:val="00F30494"/>
    <w:rsid w:val="00F306A3"/>
    <w:rsid w:val="00F33027"/>
    <w:rsid w:val="00F3455A"/>
    <w:rsid w:val="00F36BE0"/>
    <w:rsid w:val="00F41544"/>
    <w:rsid w:val="00F44CA7"/>
    <w:rsid w:val="00F66B70"/>
    <w:rsid w:val="00F72090"/>
    <w:rsid w:val="00F72D0E"/>
    <w:rsid w:val="00F737CE"/>
    <w:rsid w:val="00F74907"/>
    <w:rsid w:val="00F75260"/>
    <w:rsid w:val="00F762D7"/>
    <w:rsid w:val="00F8122B"/>
    <w:rsid w:val="00F86E9B"/>
    <w:rsid w:val="00FA287E"/>
    <w:rsid w:val="00FB03D0"/>
    <w:rsid w:val="00FB0440"/>
    <w:rsid w:val="00FB319B"/>
    <w:rsid w:val="00FC3CFB"/>
    <w:rsid w:val="00FC3F3C"/>
    <w:rsid w:val="00FD4EFA"/>
    <w:rsid w:val="00FD7E2D"/>
    <w:rsid w:val="00FE3FF1"/>
    <w:rsid w:val="00FE52FB"/>
    <w:rsid w:val="00FE5909"/>
    <w:rsid w:val="00FE7639"/>
    <w:rsid w:val="00FF6337"/>
    <w:rsid w:val="0BFE6C9A"/>
    <w:rsid w:val="15F5ED1C"/>
    <w:rsid w:val="1BD16FBB"/>
    <w:rsid w:val="1BFF35BA"/>
    <w:rsid w:val="1FDC496F"/>
    <w:rsid w:val="1FFB168A"/>
    <w:rsid w:val="231976FF"/>
    <w:rsid w:val="25FE5D96"/>
    <w:rsid w:val="2BFF24A7"/>
    <w:rsid w:val="2ED345BC"/>
    <w:rsid w:val="2F7F1080"/>
    <w:rsid w:val="310A0D01"/>
    <w:rsid w:val="3777DCB4"/>
    <w:rsid w:val="37A7232E"/>
    <w:rsid w:val="38472AAA"/>
    <w:rsid w:val="3ADFA64A"/>
    <w:rsid w:val="3BD7634D"/>
    <w:rsid w:val="3BFD3750"/>
    <w:rsid w:val="3DB39C86"/>
    <w:rsid w:val="3FF31B66"/>
    <w:rsid w:val="3FFF7807"/>
    <w:rsid w:val="43BDA4D5"/>
    <w:rsid w:val="4BFD04F5"/>
    <w:rsid w:val="4C6F6B81"/>
    <w:rsid w:val="4CFDD6DF"/>
    <w:rsid w:val="554E385C"/>
    <w:rsid w:val="557BD2C8"/>
    <w:rsid w:val="5C910A31"/>
    <w:rsid w:val="5DFD4E01"/>
    <w:rsid w:val="5E9BEF8F"/>
    <w:rsid w:val="5EDAFF8F"/>
    <w:rsid w:val="5EFF2ED2"/>
    <w:rsid w:val="5FDFCCBC"/>
    <w:rsid w:val="5FF6FA4B"/>
    <w:rsid w:val="5FFD13B1"/>
    <w:rsid w:val="5FFF3E2C"/>
    <w:rsid w:val="66FF39F9"/>
    <w:rsid w:val="675E0820"/>
    <w:rsid w:val="6BF53A10"/>
    <w:rsid w:val="6BFB6740"/>
    <w:rsid w:val="6DF32852"/>
    <w:rsid w:val="6FE7BC6C"/>
    <w:rsid w:val="6FEFAF48"/>
    <w:rsid w:val="716DD78E"/>
    <w:rsid w:val="71BFB17F"/>
    <w:rsid w:val="747E788A"/>
    <w:rsid w:val="7573172A"/>
    <w:rsid w:val="76CF35F1"/>
    <w:rsid w:val="77170BF4"/>
    <w:rsid w:val="777538D2"/>
    <w:rsid w:val="77E3DE43"/>
    <w:rsid w:val="77EF6743"/>
    <w:rsid w:val="77FFB515"/>
    <w:rsid w:val="7853BE85"/>
    <w:rsid w:val="797666FD"/>
    <w:rsid w:val="799FABD6"/>
    <w:rsid w:val="7A7B2B09"/>
    <w:rsid w:val="7BA78676"/>
    <w:rsid w:val="7BC8F547"/>
    <w:rsid w:val="7BDD1E09"/>
    <w:rsid w:val="7BEE2991"/>
    <w:rsid w:val="7DB3C99B"/>
    <w:rsid w:val="7DB5167C"/>
    <w:rsid w:val="7DEED1F3"/>
    <w:rsid w:val="7EB7E05F"/>
    <w:rsid w:val="7ECFAA90"/>
    <w:rsid w:val="7EE687ED"/>
    <w:rsid w:val="7F3B388E"/>
    <w:rsid w:val="7F573075"/>
    <w:rsid w:val="7F71A602"/>
    <w:rsid w:val="7F7F0EAF"/>
    <w:rsid w:val="7FEAF0F9"/>
    <w:rsid w:val="7FEFD1AA"/>
    <w:rsid w:val="7FF3AF51"/>
    <w:rsid w:val="7FF57736"/>
    <w:rsid w:val="7FFD30A6"/>
    <w:rsid w:val="7FFDAAF0"/>
    <w:rsid w:val="7FFEC7FC"/>
    <w:rsid w:val="7FFF3664"/>
    <w:rsid w:val="7FFF5496"/>
    <w:rsid w:val="8FB85499"/>
    <w:rsid w:val="9BF755CE"/>
    <w:rsid w:val="9FBEF396"/>
    <w:rsid w:val="9FFE49D4"/>
    <w:rsid w:val="A5FFAA86"/>
    <w:rsid w:val="ABEFC15A"/>
    <w:rsid w:val="ADDD0D18"/>
    <w:rsid w:val="AFBBAE9A"/>
    <w:rsid w:val="AFCFB606"/>
    <w:rsid w:val="B57F1168"/>
    <w:rsid w:val="B97D127A"/>
    <w:rsid w:val="BB7FE7FA"/>
    <w:rsid w:val="BBDFC633"/>
    <w:rsid w:val="BBEFB043"/>
    <w:rsid w:val="BBFFFD4E"/>
    <w:rsid w:val="BCBE600E"/>
    <w:rsid w:val="BCCFEF7D"/>
    <w:rsid w:val="BDE62A6A"/>
    <w:rsid w:val="BDF4C910"/>
    <w:rsid w:val="BEF5684D"/>
    <w:rsid w:val="BFEB912A"/>
    <w:rsid w:val="BFF743A6"/>
    <w:rsid w:val="CFE752EC"/>
    <w:rsid w:val="D3EBF9B6"/>
    <w:rsid w:val="D9EFB55A"/>
    <w:rsid w:val="DBFECE7B"/>
    <w:rsid w:val="DCBF4597"/>
    <w:rsid w:val="DD7FF46E"/>
    <w:rsid w:val="DDDCE639"/>
    <w:rsid w:val="DDFF8269"/>
    <w:rsid w:val="DF75A5D4"/>
    <w:rsid w:val="DFE70B86"/>
    <w:rsid w:val="E7CBCFA6"/>
    <w:rsid w:val="EE7C72F4"/>
    <w:rsid w:val="EE9E750A"/>
    <w:rsid w:val="EF1DCD1C"/>
    <w:rsid w:val="EFAB09DB"/>
    <w:rsid w:val="EFBFC7E0"/>
    <w:rsid w:val="EFFBA99A"/>
    <w:rsid w:val="EFFD0EC6"/>
    <w:rsid w:val="F1EC66C3"/>
    <w:rsid w:val="F1EF025D"/>
    <w:rsid w:val="F36FCC3E"/>
    <w:rsid w:val="F3C5955D"/>
    <w:rsid w:val="F4B6F931"/>
    <w:rsid w:val="F5259E07"/>
    <w:rsid w:val="F52FB384"/>
    <w:rsid w:val="F63732D3"/>
    <w:rsid w:val="F9BD1F21"/>
    <w:rsid w:val="FBD7F5CB"/>
    <w:rsid w:val="FBEB353C"/>
    <w:rsid w:val="FBFFC369"/>
    <w:rsid w:val="FD56123B"/>
    <w:rsid w:val="FDBA2616"/>
    <w:rsid w:val="FDCFC836"/>
    <w:rsid w:val="FDFB19DD"/>
    <w:rsid w:val="FE2F75D4"/>
    <w:rsid w:val="FE9B526B"/>
    <w:rsid w:val="FEB3923A"/>
    <w:rsid w:val="FEFFAC13"/>
    <w:rsid w:val="FF7D495F"/>
    <w:rsid w:val="FF7FB846"/>
    <w:rsid w:val="FFAB37E7"/>
    <w:rsid w:val="FFAF36B9"/>
    <w:rsid w:val="FFDB296C"/>
    <w:rsid w:val="FFDD0348"/>
    <w:rsid w:val="FFDDA486"/>
    <w:rsid w:val="FFEF0958"/>
    <w:rsid w:val="FFEFBA3E"/>
    <w:rsid w:val="FFF9E416"/>
    <w:rsid w:val="FFFFD4AE"/>
    <w:rsid w:val="FFFFD8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character" w:styleId="6">
    <w:name w:val="Hyperlink"/>
    <w:basedOn w:val="4"/>
    <w:semiHidden/>
    <w:unhideWhenUsed/>
    <w:uiPriority w:val="99"/>
    <w:rPr>
      <w:color w:val="0000FF"/>
      <w:u w:val="single"/>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6515</Words>
  <Characters>33271</Characters>
  <Lines>254</Lines>
  <Paragraphs>71</Paragraphs>
  <TotalTime>179</TotalTime>
  <ScaleCrop>false</ScaleCrop>
  <LinksUpToDate>false</LinksUpToDate>
  <CharactersWithSpaces>38211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2026-07-19T02:02:00Z</dcterms:created>
  <dc:creator>Fushuai</dc:creator>
  <cp:lastModifiedBy>杨东</cp:lastModifiedBy>
  <dcterms:modified xsi:type="dcterms:W3CDTF">2026-07-29T09:31:19Z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5B77E7CEEC58BC6AFAE8886BEB80DBEB">
    <vt:lpwstr>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</vt:lpwstr>
  </property>
  <property fmtid="{D5CDD505-2E9C-101B-9397-08002B2CF9AE}" pid="3" name="KSOTemplateDocerSaveRecord">
    <vt:lpwstr>eyJoZGlkIjoiNTYzOTQ4OTllNjdlNDNhMzU3YmM3ZmVkMzdiM2ZjZmMiLCJ1c2VySWQiOiIxNjkyNjA5OTQzIn0=</vt:lpwstr>
  </property>
  <property fmtid="{D5CDD505-2E9C-101B-9397-08002B2CF9AE}" pid="4" name="KSOProductBuildVer">
    <vt:lpwstr>2052-12.1.0.19770</vt:lpwstr>
  </property>
  <property fmtid="{D5CDD505-2E9C-101B-9397-08002B2CF9AE}" pid="5" name="ICV">
    <vt:lpwstr>C9EC6043045540B093E2361ACDA95B3E_13</vt:lpwstr>
  </property>
</Properties>
</file>